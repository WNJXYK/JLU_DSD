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D11B08"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D11B08"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D11B08"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D11B08"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D11B08"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D11B08"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D11B08"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D11B08"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D11B08"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D11B08"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D11B08"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D11B08"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D11B08"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D11B08"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D11B08"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D11B08"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3914E2B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D11B08"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79638F6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7B8198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35B2C3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25F84A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D11B08"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D11B08"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D11B08"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D11B08"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D11B08"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D11B08"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D11B08"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D11B08"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D11B08"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D11B08"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2AE6D7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6B78294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D11B08"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D11B08"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D11B08"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D11B08"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D11B08"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D11B08"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Default="006B02E9">
            <w:pPr>
              <w:pStyle w:val="af"/>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D11B08"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D11B08"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D11B08"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D11B08"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D11B08"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D11B08"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D11B08"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Default="006B02E9">
            <w:pPr>
              <w:pStyle w:val="af"/>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D11B08"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D11B08"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D11B08"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D11B08"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D11B08"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r w:rsidR="00D11B08"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Zheng Chen, 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2.3.1 according to Rui</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advice.</w:t>
            </w:r>
          </w:p>
        </w:tc>
      </w:tr>
      <w:tr w:rsidR="00360521" w14:paraId="613087DA" w14:textId="77777777" w:rsidTr="003F322E">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Default="00AD0F3B" w:rsidP="00360521">
            <w:pPr>
              <w:rPr>
                <w:rFonts w:ascii="宋体" w:eastAsia="宋体" w:hAnsi="宋体" w:cs="Times New Roman"/>
                <w:sz w:val="20"/>
                <w:szCs w:val="20"/>
                <w:lang w:eastAsia="zh-CN"/>
              </w:rPr>
            </w:pPr>
            <w:r>
              <w:rPr>
                <w:rFonts w:ascii="宋体" w:eastAsia="宋体" w:hAnsi="宋体" w:cs="Times New Roman" w:hint="eastAsia"/>
                <w:sz w:val="20"/>
                <w:szCs w:val="20"/>
                <w:lang w:eastAsia="zh-CN"/>
              </w:rPr>
              <w:lastRenderedPageBreak/>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Default="00360521" w:rsidP="00360521">
            <w:pPr>
              <w:rPr>
                <w:rFonts w:ascii="宋体" w:eastAsia="宋体" w:hAnsi="宋体" w:cs="Times New Roman" w:hint="eastAsia"/>
                <w:sz w:val="20"/>
                <w:szCs w:val="20"/>
                <w:lang w:eastAsia="zh-CN"/>
              </w:rPr>
            </w:pPr>
            <w:r w:rsidRPr="00C438B0">
              <w:rPr>
                <w:rFonts w:ascii="宋体" w:eastAsia="宋体" w:hAnsi="宋体" w:cs="Times New Roman"/>
                <w:sz w:val="20"/>
                <w:szCs w:val="20"/>
                <w:lang w:eastAsia="zh-CN"/>
              </w:rPr>
              <w:t>Add u</w:t>
            </w:r>
            <w:r w:rsidRPr="00C438B0">
              <w:rPr>
                <w:rFonts w:ascii="宋体" w:eastAsia="宋体" w:hAnsi="宋体" w:cs="Times New Roman" w:hint="eastAsia"/>
                <w:sz w:val="20"/>
                <w:szCs w:val="20"/>
                <w:lang w:eastAsia="zh-CN"/>
              </w:rPr>
              <w:t>ser</w:t>
            </w:r>
            <w:r w:rsidRPr="00C438B0">
              <w:rPr>
                <w:rFonts w:ascii="宋体" w:eastAsia="宋体" w:hAnsi="宋体" w:cs="Times New Roman"/>
                <w:sz w:val="20"/>
                <w:szCs w:val="20"/>
                <w:lang w:eastAsia="zh-CN"/>
              </w:rPr>
              <w:t xml:space="preserve"> c</w:t>
            </w:r>
            <w:r w:rsidRPr="00C438B0">
              <w:rPr>
                <w:rFonts w:ascii="宋体" w:eastAsia="宋体" w:hAnsi="宋体" w:cs="Times New Roman" w:hint="eastAsia"/>
                <w:sz w:val="20"/>
                <w:szCs w:val="20"/>
                <w:lang w:eastAsia="zh-CN"/>
              </w:rPr>
              <w:t>ase</w:t>
            </w:r>
            <w:r w:rsidRPr="00C438B0">
              <w:rPr>
                <w:rFonts w:ascii="宋体" w:eastAsia="宋体" w:hAnsi="宋体" w:cs="Times New Roman"/>
                <w:sz w:val="20"/>
                <w:szCs w:val="20"/>
                <w:lang w:eastAsia="zh-CN"/>
              </w:rPr>
              <w:t>s mentioned by Rui Zhang</w:t>
            </w:r>
          </w:p>
        </w:tc>
      </w:tr>
      <w:tr w:rsidR="00C438B0" w14:paraId="206AF229" w14:textId="77777777" w:rsidTr="0014744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Default="00AD0F3B" w:rsidP="00C438B0">
            <w:pPr>
              <w:rPr>
                <w:rFonts w:ascii="宋体" w:eastAsia="宋体" w:hAnsi="宋体" w:cs="Times New Roman" w:hint="eastAsia"/>
                <w:sz w:val="20"/>
                <w:szCs w:val="20"/>
                <w:lang w:eastAsia="zh-CN"/>
              </w:rPr>
            </w:pPr>
            <w:r>
              <w:rPr>
                <w:rFonts w:ascii="宋体" w:eastAsia="宋体" w:hAnsi="宋体" w:cs="Times New Roman" w:hint="eastAsia"/>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Default="00C438B0" w:rsidP="00C438B0">
            <w:pPr>
              <w:rPr>
                <w:rFonts w:ascii="宋体" w:eastAsia="宋体" w:hAnsi="宋体" w:cs="Times New Roman" w:hint="eastAsia"/>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Default="00C438B0" w:rsidP="00C438B0">
            <w:pPr>
              <w:rPr>
                <w:rFonts w:ascii="宋体" w:eastAsia="宋体" w:hAnsi="宋体" w:cs="Times New Roman" w:hint="eastAsia"/>
                <w:sz w:val="20"/>
                <w:szCs w:val="20"/>
                <w:lang w:eastAsia="zh-CN"/>
              </w:rPr>
            </w:pPr>
            <w:r w:rsidRPr="00C438B0">
              <w:rPr>
                <w:rFonts w:ascii="宋体" w:eastAsia="宋体" w:hAnsi="宋体" w:cs="Times New Roman"/>
                <w:sz w:val="20"/>
                <w:szCs w:val="20"/>
                <w:lang w:eastAsia="zh-CN"/>
              </w:rPr>
              <w:t>Update the Definitions</w:t>
            </w:r>
          </w:p>
        </w:tc>
      </w:tr>
      <w:tr w:rsidR="00C438B0" w14:paraId="5ABFADA8"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Default="00C438B0" w:rsidP="00C438B0">
            <w:pPr>
              <w:rPr>
                <w:rFonts w:ascii="宋体" w:eastAsia="宋体" w:hAnsi="宋体" w:hint="eastAsia"/>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Default="00C438B0" w:rsidP="00C438B0">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Default="00C438B0"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Add Use Case 2.3.5-2.3.15 According To </w:t>
            </w:r>
          </w:p>
          <w:p w14:paraId="2836D615" w14:textId="295B91B2" w:rsidR="00C438B0" w:rsidRDefault="00C438B0" w:rsidP="00C438B0">
            <w:pPr>
              <w:rPr>
                <w:rFonts w:ascii="宋体" w:eastAsia="宋体" w:hAnsi="宋体" w:cs="宋体"/>
                <w:lang w:eastAsia="zh-CN"/>
              </w:rPr>
            </w:pPr>
            <w:r>
              <w:rPr>
                <w:rFonts w:ascii="宋体" w:eastAsia="宋体" w:hAnsi="宋体" w:cs="Times New Roman" w:hint="eastAsia"/>
                <w:sz w:val="20"/>
                <w:szCs w:val="20"/>
                <w:lang w:eastAsia="zh-CN"/>
              </w:rPr>
              <w:t xml:space="preserve">New Requirements </w:t>
            </w:r>
            <w:proofErr w:type="gramStart"/>
            <w:r>
              <w:rPr>
                <w:rFonts w:ascii="宋体" w:eastAsia="宋体" w:hAnsi="宋体" w:cs="Times New Roman" w:hint="eastAsia"/>
                <w:sz w:val="20"/>
                <w:szCs w:val="20"/>
                <w:lang w:eastAsia="zh-CN"/>
              </w:rPr>
              <w:t>From</w:t>
            </w:r>
            <w:proofErr w:type="gramEnd"/>
            <w:r>
              <w:rPr>
                <w:rFonts w:ascii="宋体" w:eastAsia="宋体" w:hAnsi="宋体" w:cs="Times New Roman" w:hint="eastAsia"/>
                <w:sz w:val="20"/>
                <w:szCs w:val="20"/>
                <w:lang w:eastAsia="zh-CN"/>
              </w:rPr>
              <w:t xml:space="preserve"> Users And Revise Behavioral Requirements part.</w:t>
            </w:r>
          </w:p>
        </w:tc>
      </w:tr>
      <w:tr w:rsidR="00A009CF" w14:paraId="08D46727"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Default="00A009CF" w:rsidP="00A009CF">
            <w:pPr>
              <w:rPr>
                <w:rFonts w:ascii="宋体" w:eastAsia="宋体" w:hAnsi="宋体" w:cs="Times New Roman" w:hint="eastAsia"/>
                <w:sz w:val="20"/>
                <w:szCs w:val="20"/>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Default="00A009CF" w:rsidP="00A009CF">
            <w:pPr>
              <w:rPr>
                <w:rFonts w:ascii="宋体" w:eastAsia="宋体" w:hAnsi="宋体" w:cs="Times New Roman" w:hint="eastAsia"/>
                <w:sz w:val="20"/>
                <w:szCs w:val="20"/>
                <w:lang w:eastAsia="zh-CN"/>
              </w:rPr>
            </w:pPr>
            <w:proofErr w:type="spellStart"/>
            <w:r>
              <w:rPr>
                <w:rFonts w:ascii="宋体" w:eastAsia="宋体" w:hAnsi="宋体" w:cs="Times New Roman" w:hint="eastAsia"/>
                <w:sz w:val="20"/>
                <w:szCs w:val="20"/>
                <w:lang w:eastAsia="zh-CN"/>
              </w:rPr>
              <w:t>Zimu</w:t>
            </w:r>
            <w:proofErr w:type="spellEnd"/>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use case 2.4.6</w:t>
            </w:r>
          </w:p>
          <w:p w14:paraId="0BDBC2FF" w14:textId="75F85F05" w:rsidR="00A009CF" w:rsidRDefault="00A009CF" w:rsidP="00A009CF">
            <w:pPr>
              <w:rPr>
                <w:rFonts w:ascii="宋体" w:eastAsia="宋体" w:hAnsi="宋体" w:cs="Times New Roman" w:hint="eastAsia"/>
                <w:sz w:val="20"/>
                <w:szCs w:val="20"/>
                <w:lang w:eastAsia="zh-CN"/>
              </w:rPr>
            </w:pPr>
            <w:r>
              <w:rPr>
                <w:rFonts w:ascii="宋体" w:eastAsia="宋体" w:hAnsi="宋体" w:cs="Times New Roman"/>
                <w:sz w:val="20"/>
                <w:szCs w:val="20"/>
                <w:lang w:eastAsia="zh-CN"/>
              </w:rPr>
              <w:t>Add 8.2 key technology</w:t>
            </w:r>
          </w:p>
        </w:tc>
      </w:tr>
    </w:tbl>
    <w:p w14:paraId="1DD8992E" w14:textId="77777777" w:rsidR="00D11B08" w:rsidRDefault="00D11B08">
      <w:pPr>
        <w:pStyle w:val="TOC1"/>
        <w:tabs>
          <w:tab w:val="right" w:leader="dot" w:pos="8630"/>
        </w:tabs>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7777777" w:rsidR="00D11B08" w:rsidRDefault="00D11B08"/>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751005B" w14:textId="77777777" w:rsidR="00D11B08" w:rsidRDefault="00D11B08"/>
    <w:p w14:paraId="598797B9" w14:textId="77777777" w:rsidR="00D11B08" w:rsidRDefault="00D11B08"/>
    <w:p w14:paraId="41D466EE" w14:textId="77777777" w:rsidR="00D11B08" w:rsidRDefault="006B02E9">
      <w:pPr>
        <w:jc w:val="center"/>
        <w:rPr>
          <w:b/>
          <w:sz w:val="44"/>
        </w:rPr>
      </w:pPr>
      <w:r>
        <w:rPr>
          <w:rFonts w:hint="eastAsia"/>
          <w:b/>
          <w:sz w:val="44"/>
        </w:rPr>
        <w:t>C</w:t>
      </w:r>
      <w:r>
        <w:rPr>
          <w:b/>
          <w:sz w:val="44"/>
        </w:rPr>
        <w:t>atalogue</w:t>
      </w:r>
    </w:p>
    <w:p w14:paraId="0C7D8052" w14:textId="77777777" w:rsidR="00D11B08" w:rsidRDefault="006B02E9">
      <w:pPr>
        <w:pStyle w:val="TOC1"/>
        <w:tabs>
          <w:tab w:val="right" w:leader="dot" w:pos="8630"/>
        </w:tabs>
        <w:rPr>
          <w:kern w:val="2"/>
          <w:lang w:eastAsia="zh-CN"/>
        </w:rPr>
      </w:pPr>
      <w:r>
        <w:rPr>
          <w:lang w:eastAsia="en-US"/>
        </w:rPr>
        <w:fldChar w:fldCharType="begin"/>
      </w:r>
      <w:r>
        <w:rPr>
          <w:lang w:eastAsia="en-US"/>
        </w:rPr>
        <w:instrText xml:space="preserve"> TOC \o "1-3" </w:instrText>
      </w:r>
      <w:r>
        <w:rPr>
          <w:lang w:eastAsia="en-US"/>
        </w:rPr>
        <w:fldChar w:fldCharType="separate"/>
      </w:r>
      <w:r>
        <w:t>1.  Introduction</w:t>
      </w:r>
      <w:r>
        <w:tab/>
      </w:r>
      <w:r>
        <w:fldChar w:fldCharType="begin"/>
      </w:r>
      <w:r>
        <w:instrText xml:space="preserve"> PAGEREF _Toc5632200 \h </w:instrText>
      </w:r>
      <w:r>
        <w:fldChar w:fldCharType="separate"/>
      </w:r>
      <w:r>
        <w:t>6</w:t>
      </w:r>
      <w:r>
        <w:fldChar w:fldCharType="end"/>
      </w:r>
    </w:p>
    <w:p w14:paraId="45B084AF" w14:textId="77777777" w:rsidR="00D11B08" w:rsidRDefault="006B02E9">
      <w:pPr>
        <w:pStyle w:val="TOC2"/>
        <w:tabs>
          <w:tab w:val="right" w:leader="dot" w:pos="8630"/>
        </w:tabs>
        <w:rPr>
          <w:kern w:val="2"/>
          <w:lang w:eastAsia="zh-CN"/>
        </w:rPr>
      </w:pPr>
      <w:r>
        <w:t>1.1    Intended Audience and Purpose</w:t>
      </w:r>
      <w:r>
        <w:tab/>
      </w:r>
      <w:r>
        <w:fldChar w:fldCharType="begin"/>
      </w:r>
      <w:r>
        <w:instrText xml:space="preserve"> PAGEREF _Toc5632201 \h </w:instrText>
      </w:r>
      <w:r>
        <w:fldChar w:fldCharType="separate"/>
      </w:r>
      <w:r>
        <w:t>6</w:t>
      </w:r>
      <w:r>
        <w:fldChar w:fldCharType="end"/>
      </w:r>
    </w:p>
    <w:p w14:paraId="1FDEFE93" w14:textId="77777777" w:rsidR="00D11B08" w:rsidRDefault="006B02E9">
      <w:pPr>
        <w:pStyle w:val="TOC2"/>
        <w:tabs>
          <w:tab w:val="right" w:leader="dot" w:pos="8630"/>
        </w:tabs>
        <w:rPr>
          <w:kern w:val="2"/>
          <w:lang w:eastAsia="zh-CN"/>
        </w:rPr>
      </w:pPr>
      <w:r>
        <w:t>1.2    How to use the document</w:t>
      </w:r>
      <w:r>
        <w:tab/>
      </w:r>
      <w:r>
        <w:fldChar w:fldCharType="begin"/>
      </w:r>
      <w:r>
        <w:instrText xml:space="preserve"> PAGEREF _Toc5632202 \h </w:instrText>
      </w:r>
      <w:r>
        <w:fldChar w:fldCharType="separate"/>
      </w:r>
      <w:r>
        <w:t>6</w:t>
      </w:r>
      <w:r>
        <w:fldChar w:fldCharType="end"/>
      </w:r>
    </w:p>
    <w:p w14:paraId="48D90E71" w14:textId="77777777" w:rsidR="00D11B08" w:rsidRDefault="006B02E9">
      <w:pPr>
        <w:pStyle w:val="TOC1"/>
        <w:tabs>
          <w:tab w:val="right" w:leader="dot" w:pos="8630"/>
        </w:tabs>
        <w:rPr>
          <w:kern w:val="2"/>
          <w:lang w:eastAsia="zh-CN"/>
        </w:rPr>
      </w:pPr>
      <w:r>
        <w:t>2.  System Capabilities</w:t>
      </w:r>
      <w:r>
        <w:tab/>
      </w:r>
      <w:r>
        <w:fldChar w:fldCharType="begin"/>
      </w:r>
      <w:r>
        <w:instrText xml:space="preserve"> PAGEREF _Toc5632203 \h </w:instrText>
      </w:r>
      <w:r>
        <w:fldChar w:fldCharType="separate"/>
      </w:r>
      <w:r>
        <w:t>7</w:t>
      </w:r>
      <w:r>
        <w:fldChar w:fldCharType="end"/>
      </w:r>
    </w:p>
    <w:p w14:paraId="4A0BD200" w14:textId="77777777" w:rsidR="00D11B08" w:rsidRDefault="006B02E9">
      <w:pPr>
        <w:pStyle w:val="TOC2"/>
        <w:tabs>
          <w:tab w:val="right" w:leader="dot" w:pos="8630"/>
        </w:tabs>
        <w:rPr>
          <w:kern w:val="2"/>
          <w:lang w:eastAsia="zh-CN"/>
        </w:rPr>
      </w:pPr>
      <w:r>
        <w:t>2.1. System Context</w:t>
      </w:r>
      <w:r>
        <w:tab/>
      </w:r>
      <w:r>
        <w:fldChar w:fldCharType="begin"/>
      </w:r>
      <w:r>
        <w:instrText xml:space="preserve"> PAGEREF _Toc5632204 \h </w:instrText>
      </w:r>
      <w:r>
        <w:fldChar w:fldCharType="separate"/>
      </w:r>
      <w:r>
        <w:t>7</w:t>
      </w:r>
      <w:r>
        <w:fldChar w:fldCharType="end"/>
      </w:r>
    </w:p>
    <w:p w14:paraId="428438BF" w14:textId="77777777" w:rsidR="00D11B08" w:rsidRDefault="006B02E9">
      <w:pPr>
        <w:pStyle w:val="TOC2"/>
        <w:tabs>
          <w:tab w:val="right" w:leader="dot" w:pos="8630"/>
        </w:tabs>
        <w:rPr>
          <w:kern w:val="2"/>
          <w:lang w:eastAsia="zh-CN"/>
        </w:rPr>
      </w:pPr>
      <w:r>
        <w:t>2.2. System capabilities</w:t>
      </w:r>
      <w:r>
        <w:tab/>
      </w:r>
      <w:r>
        <w:fldChar w:fldCharType="begin"/>
      </w:r>
      <w:r>
        <w:instrText xml:space="preserve"> PAGEREF _Toc5632205 \h </w:instrText>
      </w:r>
      <w:r>
        <w:fldChar w:fldCharType="separate"/>
      </w:r>
      <w:r>
        <w:t>7</w:t>
      </w:r>
      <w:r>
        <w:fldChar w:fldCharType="end"/>
      </w:r>
    </w:p>
    <w:p w14:paraId="6581BCB2" w14:textId="77777777" w:rsidR="00D11B08" w:rsidRDefault="006B02E9">
      <w:pPr>
        <w:pStyle w:val="TOC2"/>
        <w:tabs>
          <w:tab w:val="right" w:leader="dot" w:pos="8630"/>
        </w:tabs>
        <w:rPr>
          <w:kern w:val="2"/>
          <w:lang w:eastAsia="zh-CN"/>
        </w:rPr>
      </w:pPr>
      <w:r>
        <w:t>2.3. Use cases for Customers</w:t>
      </w:r>
      <w:r>
        <w:tab/>
      </w:r>
      <w:r>
        <w:fldChar w:fldCharType="begin"/>
      </w:r>
      <w:r>
        <w:instrText xml:space="preserve"> PAGEREF _Toc5632206 \h </w:instrText>
      </w:r>
      <w:r>
        <w:fldChar w:fldCharType="separate"/>
      </w:r>
      <w:r>
        <w:t>7</w:t>
      </w:r>
      <w:r>
        <w:fldChar w:fldCharType="end"/>
      </w:r>
    </w:p>
    <w:p w14:paraId="3D30D32E" w14:textId="77777777" w:rsidR="00D11B08" w:rsidRDefault="006B02E9">
      <w:pPr>
        <w:pStyle w:val="TOC3"/>
        <w:tabs>
          <w:tab w:val="right" w:leader="dot" w:pos="8630"/>
        </w:tabs>
        <w:rPr>
          <w:kern w:val="2"/>
          <w:lang w:eastAsia="zh-CN"/>
        </w:rPr>
      </w:pPr>
      <w:r>
        <w:rPr>
          <w:rFonts w:eastAsia="Times New Roman"/>
        </w:rPr>
        <w:t>2.</w:t>
      </w:r>
      <w:r>
        <w:t>3</w:t>
      </w:r>
      <w:r>
        <w:rPr>
          <w:rFonts w:eastAsia="Times New Roman"/>
        </w:rPr>
        <w:t>.1 </w:t>
      </w:r>
      <w:r>
        <w:t>User</w:t>
      </w:r>
      <w:r>
        <w:rPr>
          <w:rFonts w:eastAsia="Times New Roman"/>
        </w:rPr>
        <w:t xml:space="preserve"> </w:t>
      </w:r>
      <w:r>
        <w:t>login</w:t>
      </w:r>
      <w:r>
        <w:tab/>
      </w:r>
      <w:r>
        <w:fldChar w:fldCharType="begin"/>
      </w:r>
      <w:r>
        <w:instrText xml:space="preserve"> PAGEREF _Toc5632207 \h </w:instrText>
      </w:r>
      <w:r>
        <w:fldChar w:fldCharType="separate"/>
      </w:r>
      <w:r>
        <w:t>7</w:t>
      </w:r>
      <w:r>
        <w:fldChar w:fldCharType="end"/>
      </w:r>
    </w:p>
    <w:p w14:paraId="15224F60" w14:textId="77777777" w:rsidR="00D11B08" w:rsidRDefault="006B02E9">
      <w:pPr>
        <w:pStyle w:val="TOC3"/>
        <w:tabs>
          <w:tab w:val="right" w:leader="dot" w:pos="8630"/>
        </w:tabs>
        <w:rPr>
          <w:kern w:val="2"/>
          <w:lang w:eastAsia="zh-CN"/>
        </w:rPr>
      </w:pPr>
      <w:r>
        <w:rPr>
          <w:rFonts w:eastAsia="Times New Roman"/>
        </w:rPr>
        <w:t>2.</w:t>
      </w:r>
      <w:r>
        <w:t>3.2 User checks the state of lights or light sensors or checks whether someone is in room.</w:t>
      </w:r>
      <w:r>
        <w:tab/>
      </w:r>
      <w:r>
        <w:fldChar w:fldCharType="begin"/>
      </w:r>
      <w:r>
        <w:instrText xml:space="preserve"> PAGEREF _Toc5632208 \h </w:instrText>
      </w:r>
      <w:r>
        <w:fldChar w:fldCharType="separate"/>
      </w:r>
      <w:r>
        <w:t>9</w:t>
      </w:r>
      <w:r>
        <w:fldChar w:fldCharType="end"/>
      </w:r>
    </w:p>
    <w:p w14:paraId="604BCA2C" w14:textId="77777777" w:rsidR="00D11B08" w:rsidRDefault="006B02E9">
      <w:pPr>
        <w:pStyle w:val="TOC3"/>
        <w:tabs>
          <w:tab w:val="right" w:leader="dot" w:pos="8630"/>
        </w:tabs>
        <w:rPr>
          <w:kern w:val="2"/>
          <w:lang w:eastAsia="zh-CN"/>
        </w:rPr>
      </w:pPr>
      <w:r>
        <w:rPr>
          <w:rFonts w:eastAsia="Times New Roman"/>
        </w:rPr>
        <w:t>2.</w:t>
      </w:r>
      <w:r>
        <w:t>3.3 User turns on/off the lights.</w:t>
      </w:r>
      <w:r>
        <w:tab/>
      </w:r>
      <w:r>
        <w:fldChar w:fldCharType="begin"/>
      </w:r>
      <w:r>
        <w:instrText xml:space="preserve"> PAGEREF _Toc5632209 \h </w:instrText>
      </w:r>
      <w:r>
        <w:fldChar w:fldCharType="separate"/>
      </w:r>
      <w:r>
        <w:t>10</w:t>
      </w:r>
      <w:r>
        <w:fldChar w:fldCharType="end"/>
      </w:r>
    </w:p>
    <w:p w14:paraId="5697F1F2" w14:textId="77777777" w:rsidR="00D11B08" w:rsidRDefault="006B02E9">
      <w:pPr>
        <w:pStyle w:val="TOC3"/>
        <w:tabs>
          <w:tab w:val="right" w:leader="dot" w:pos="8630"/>
        </w:tabs>
        <w:rPr>
          <w:kern w:val="2"/>
          <w:lang w:eastAsia="zh-CN"/>
        </w:rPr>
      </w:pPr>
      <w:r>
        <w:t>2.3.</w:t>
      </w:r>
      <w:r>
        <w:rPr>
          <w:lang w:eastAsia="zh-CN"/>
        </w:rPr>
        <w:t>4</w:t>
      </w:r>
      <w:r>
        <w:t xml:space="preserve"> User Wants to Quit the Application</w:t>
      </w:r>
      <w:r>
        <w:tab/>
      </w:r>
      <w:r>
        <w:fldChar w:fldCharType="begin"/>
      </w:r>
      <w:r>
        <w:instrText xml:space="preserve"> PAGEREF _Toc5632210 \h </w:instrText>
      </w:r>
      <w:r>
        <w:fldChar w:fldCharType="separate"/>
      </w:r>
      <w:r>
        <w:t>11</w:t>
      </w:r>
      <w:r>
        <w:fldChar w:fldCharType="end"/>
      </w:r>
    </w:p>
    <w:p w14:paraId="1E29A356" w14:textId="77777777" w:rsidR="00D11B08" w:rsidRDefault="006B02E9">
      <w:pPr>
        <w:pStyle w:val="TOC3"/>
        <w:tabs>
          <w:tab w:val="right" w:leader="dot" w:pos="8630"/>
        </w:tabs>
        <w:rPr>
          <w:kern w:val="2"/>
          <w:lang w:eastAsia="zh-CN"/>
        </w:rPr>
      </w:pPr>
      <w:r>
        <w:t>2.3.</w:t>
      </w:r>
      <w:r>
        <w:rPr>
          <w:lang w:eastAsia="zh-CN"/>
        </w:rPr>
        <w:t>5</w:t>
      </w:r>
      <w:r>
        <w:t xml:space="preserve"> User Wants to View the List of Rooms</w:t>
      </w:r>
      <w:r>
        <w:tab/>
      </w:r>
      <w:r>
        <w:fldChar w:fldCharType="begin"/>
      </w:r>
      <w:r>
        <w:instrText xml:space="preserve"> PAGEREF _Toc5632211 \h </w:instrText>
      </w:r>
      <w:r>
        <w:fldChar w:fldCharType="separate"/>
      </w:r>
      <w:r>
        <w:t>12</w:t>
      </w:r>
      <w:r>
        <w:fldChar w:fldCharType="end"/>
      </w:r>
    </w:p>
    <w:p w14:paraId="3E6BEC97" w14:textId="77777777" w:rsidR="00D11B08" w:rsidRDefault="006B02E9">
      <w:pPr>
        <w:pStyle w:val="TOC3"/>
        <w:tabs>
          <w:tab w:val="right" w:leader="dot" w:pos="8630"/>
        </w:tabs>
        <w:rPr>
          <w:kern w:val="2"/>
          <w:lang w:eastAsia="zh-CN"/>
        </w:rPr>
      </w:pPr>
      <w:r>
        <w:t>2.3.</w:t>
      </w:r>
      <w:r>
        <w:rPr>
          <w:lang w:eastAsia="zh-CN"/>
        </w:rPr>
        <w:t>6</w:t>
      </w:r>
      <w:r>
        <w:t xml:space="preserve"> User Wants to Look the List of Sensors and Lights</w:t>
      </w:r>
      <w:r>
        <w:tab/>
      </w:r>
      <w:r>
        <w:fldChar w:fldCharType="begin"/>
      </w:r>
      <w:r>
        <w:instrText xml:space="preserve"> PAGEREF _Toc5632212 \h </w:instrText>
      </w:r>
      <w:r>
        <w:fldChar w:fldCharType="separate"/>
      </w:r>
      <w:r>
        <w:t>13</w:t>
      </w:r>
      <w:r>
        <w:fldChar w:fldCharType="end"/>
      </w:r>
    </w:p>
    <w:p w14:paraId="4D60283C" w14:textId="77777777" w:rsidR="00D11B08" w:rsidRDefault="006B02E9">
      <w:pPr>
        <w:pStyle w:val="TOC3"/>
        <w:tabs>
          <w:tab w:val="right" w:leader="dot" w:pos="8630"/>
        </w:tabs>
        <w:rPr>
          <w:kern w:val="2"/>
          <w:lang w:eastAsia="zh-CN"/>
        </w:rPr>
      </w:pPr>
      <w:r>
        <w:t>2.3.</w:t>
      </w:r>
      <w:r>
        <w:rPr>
          <w:lang w:eastAsia="zh-CN"/>
        </w:rPr>
        <w:t>7</w:t>
      </w:r>
      <w:r>
        <w:t>: User Wants to Look the List of Buildings</w:t>
      </w:r>
      <w:r>
        <w:tab/>
      </w:r>
      <w:r>
        <w:fldChar w:fldCharType="begin"/>
      </w:r>
      <w:r>
        <w:instrText xml:space="preserve"> PAGEREF _Toc5632213 \h </w:instrText>
      </w:r>
      <w:r>
        <w:fldChar w:fldCharType="separate"/>
      </w:r>
      <w:r>
        <w:t>14</w:t>
      </w:r>
      <w:r>
        <w:fldChar w:fldCharType="end"/>
      </w:r>
    </w:p>
    <w:p w14:paraId="7CF4554B" w14:textId="77777777" w:rsidR="00D11B08" w:rsidRDefault="006B02E9">
      <w:pPr>
        <w:pStyle w:val="TOC2"/>
        <w:tabs>
          <w:tab w:val="right" w:leader="dot" w:pos="8630"/>
        </w:tabs>
        <w:rPr>
          <w:kern w:val="2"/>
          <w:lang w:eastAsia="zh-CN"/>
        </w:rPr>
      </w:pPr>
      <w:r>
        <w:lastRenderedPageBreak/>
        <w:t>2.4. Use cases of Server</w:t>
      </w:r>
      <w:r>
        <w:tab/>
      </w:r>
      <w:r>
        <w:fldChar w:fldCharType="begin"/>
      </w:r>
      <w:r>
        <w:instrText xml:space="preserve"> PAGEREF _Toc5632214 \h </w:instrText>
      </w:r>
      <w:r>
        <w:fldChar w:fldCharType="separate"/>
      </w:r>
      <w:r>
        <w:t>15</w:t>
      </w:r>
      <w:r>
        <w:fldChar w:fldCharType="end"/>
      </w:r>
    </w:p>
    <w:p w14:paraId="447913BC" w14:textId="77777777" w:rsidR="00D11B08" w:rsidRDefault="006B02E9">
      <w:pPr>
        <w:pStyle w:val="TOC3"/>
        <w:tabs>
          <w:tab w:val="right" w:leader="dot" w:pos="8630"/>
        </w:tabs>
        <w:rPr>
          <w:kern w:val="2"/>
          <w:lang w:eastAsia="zh-CN"/>
        </w:rPr>
      </w:pPr>
      <w:r>
        <w:t>2.4.1 Hardware connects to server</w:t>
      </w:r>
      <w:r>
        <w:tab/>
      </w:r>
      <w:r>
        <w:fldChar w:fldCharType="begin"/>
      </w:r>
      <w:r>
        <w:instrText xml:space="preserve"> PAGEREF _Toc5632215 \h </w:instrText>
      </w:r>
      <w:r>
        <w:fldChar w:fldCharType="separate"/>
      </w:r>
      <w:r>
        <w:t>15</w:t>
      </w:r>
      <w:r>
        <w:fldChar w:fldCharType="end"/>
      </w:r>
    </w:p>
    <w:p w14:paraId="73F6E5F1" w14:textId="77777777" w:rsidR="00D11B08" w:rsidRDefault="006B02E9">
      <w:pPr>
        <w:pStyle w:val="TOC3"/>
        <w:tabs>
          <w:tab w:val="right" w:leader="dot" w:pos="8630"/>
        </w:tabs>
        <w:rPr>
          <w:kern w:val="2"/>
          <w:lang w:eastAsia="zh-CN"/>
        </w:rPr>
      </w:pPr>
      <w:r>
        <w:t>2.4.2 Hardware reports data</w:t>
      </w:r>
      <w:r>
        <w:tab/>
      </w:r>
      <w:r>
        <w:fldChar w:fldCharType="begin"/>
      </w:r>
      <w:r>
        <w:instrText xml:space="preserve"> PAGEREF _Toc5632216 \h </w:instrText>
      </w:r>
      <w:r>
        <w:fldChar w:fldCharType="separate"/>
      </w:r>
      <w:r>
        <w:t>16</w:t>
      </w:r>
      <w:r>
        <w:fldChar w:fldCharType="end"/>
      </w:r>
    </w:p>
    <w:p w14:paraId="61E035CD" w14:textId="77777777" w:rsidR="00D11B08" w:rsidRDefault="006B02E9">
      <w:pPr>
        <w:pStyle w:val="TOC3"/>
        <w:tabs>
          <w:tab w:val="right" w:leader="dot" w:pos="8630"/>
        </w:tabs>
        <w:rPr>
          <w:kern w:val="2"/>
          <w:lang w:eastAsia="zh-CN"/>
        </w:rPr>
      </w:pPr>
      <w:r>
        <w:t>2.4.3 Client sends command</w:t>
      </w:r>
      <w:r>
        <w:tab/>
      </w:r>
      <w:r>
        <w:fldChar w:fldCharType="begin"/>
      </w:r>
      <w:r>
        <w:instrText xml:space="preserve"> PAGEREF _Toc5632217 \h </w:instrText>
      </w:r>
      <w:r>
        <w:fldChar w:fldCharType="separate"/>
      </w:r>
      <w:r>
        <w:t>17</w:t>
      </w:r>
      <w:r>
        <w:fldChar w:fldCharType="end"/>
      </w:r>
    </w:p>
    <w:p w14:paraId="717CDEFF" w14:textId="77777777" w:rsidR="00D11B08" w:rsidRDefault="006B02E9">
      <w:pPr>
        <w:pStyle w:val="TOC3"/>
        <w:tabs>
          <w:tab w:val="right" w:leader="dot" w:pos="8630"/>
        </w:tabs>
        <w:rPr>
          <w:kern w:val="2"/>
          <w:lang w:eastAsia="zh-CN"/>
        </w:rPr>
      </w:pPr>
      <w:r>
        <w:t>2.4.4 Client queries hardware’s information</w:t>
      </w:r>
      <w:r>
        <w:tab/>
      </w:r>
      <w:r>
        <w:fldChar w:fldCharType="begin"/>
      </w:r>
      <w:r>
        <w:instrText xml:space="preserve"> PAGEREF _Toc5632218 \h </w:instrText>
      </w:r>
      <w:r>
        <w:fldChar w:fldCharType="separate"/>
      </w:r>
      <w:r>
        <w:t>18</w:t>
      </w:r>
      <w:r>
        <w:fldChar w:fldCharType="end"/>
      </w:r>
    </w:p>
    <w:p w14:paraId="5E83E18F" w14:textId="77777777" w:rsidR="00D11B08" w:rsidRDefault="006B02E9">
      <w:pPr>
        <w:pStyle w:val="TOC3"/>
        <w:tabs>
          <w:tab w:val="right" w:leader="dot" w:pos="8630"/>
        </w:tabs>
        <w:rPr>
          <w:kern w:val="2"/>
          <w:lang w:eastAsia="zh-CN"/>
        </w:rPr>
      </w:pPr>
      <w:r>
        <w:t>2.4.5 Sensors’ data affect the hardware</w:t>
      </w:r>
      <w:r>
        <w:tab/>
      </w:r>
      <w:r>
        <w:fldChar w:fldCharType="begin"/>
      </w:r>
      <w:r>
        <w:instrText xml:space="preserve"> PAGEREF _Toc5632219 \h </w:instrText>
      </w:r>
      <w:r>
        <w:fldChar w:fldCharType="separate"/>
      </w:r>
      <w:r>
        <w:t>19</w:t>
      </w:r>
      <w:r>
        <w:fldChar w:fldCharType="end"/>
      </w:r>
    </w:p>
    <w:p w14:paraId="04710DC9" w14:textId="77777777" w:rsidR="00D11B08" w:rsidRDefault="006B02E9">
      <w:pPr>
        <w:pStyle w:val="TOC2"/>
        <w:tabs>
          <w:tab w:val="right" w:leader="dot" w:pos="8630"/>
        </w:tabs>
        <w:rPr>
          <w:kern w:val="2"/>
          <w:lang w:eastAsia="zh-CN"/>
        </w:rPr>
      </w:pPr>
      <w:r>
        <w:t>2.5. Use cases of Intelligent Controller</w:t>
      </w:r>
      <w:r>
        <w:tab/>
      </w:r>
      <w:r>
        <w:fldChar w:fldCharType="begin"/>
      </w:r>
      <w:r>
        <w:instrText xml:space="preserve"> PAGEREF _Toc5632220 \h </w:instrText>
      </w:r>
      <w:r>
        <w:fldChar w:fldCharType="separate"/>
      </w:r>
      <w:r>
        <w:t>20</w:t>
      </w:r>
      <w:r>
        <w:fldChar w:fldCharType="end"/>
      </w:r>
    </w:p>
    <w:p w14:paraId="002A7B8A" w14:textId="77777777" w:rsidR="00D11B08" w:rsidRDefault="006B02E9">
      <w:pPr>
        <w:pStyle w:val="TOC3"/>
        <w:tabs>
          <w:tab w:val="right" w:leader="dot" w:pos="8630"/>
        </w:tabs>
        <w:rPr>
          <w:kern w:val="2"/>
          <w:lang w:eastAsia="zh-CN"/>
        </w:rPr>
      </w:pPr>
      <w:r>
        <w:t>2.5.1 Initialize the system</w:t>
      </w:r>
      <w:r>
        <w:tab/>
      </w:r>
      <w:r>
        <w:fldChar w:fldCharType="begin"/>
      </w:r>
      <w:r>
        <w:instrText xml:space="preserve"> PAGEREF _Toc5632221 \h </w:instrText>
      </w:r>
      <w:r>
        <w:fldChar w:fldCharType="separate"/>
      </w:r>
      <w:r>
        <w:t>20</w:t>
      </w:r>
      <w:r>
        <w:fldChar w:fldCharType="end"/>
      </w:r>
    </w:p>
    <w:p w14:paraId="78D2145A" w14:textId="77777777" w:rsidR="00D11B08" w:rsidRDefault="006B02E9">
      <w:pPr>
        <w:pStyle w:val="TOC3"/>
        <w:tabs>
          <w:tab w:val="right" w:leader="dot" w:pos="8630"/>
        </w:tabs>
        <w:rPr>
          <w:kern w:val="2"/>
          <w:lang w:eastAsia="zh-CN"/>
        </w:rPr>
      </w:pPr>
      <w:r>
        <w:t>2.5.2 Automatic mode</w:t>
      </w:r>
      <w:r>
        <w:tab/>
      </w:r>
      <w:r>
        <w:fldChar w:fldCharType="begin"/>
      </w:r>
      <w:r>
        <w:instrText xml:space="preserve"> PAGEREF _Toc5632222 \h </w:instrText>
      </w:r>
      <w:r>
        <w:fldChar w:fldCharType="separate"/>
      </w:r>
      <w:r>
        <w:t>21</w:t>
      </w:r>
      <w:r>
        <w:fldChar w:fldCharType="end"/>
      </w:r>
    </w:p>
    <w:p w14:paraId="2E63BBE1" w14:textId="77777777" w:rsidR="00D11B08" w:rsidRDefault="006B02E9">
      <w:pPr>
        <w:pStyle w:val="TOC3"/>
        <w:tabs>
          <w:tab w:val="right" w:leader="dot" w:pos="8630"/>
        </w:tabs>
        <w:rPr>
          <w:kern w:val="2"/>
          <w:lang w:eastAsia="zh-CN"/>
        </w:rPr>
      </w:pPr>
      <w:r>
        <w:t>2.5.3 Command-light mode</w:t>
      </w:r>
      <w:r>
        <w:tab/>
      </w:r>
      <w:r>
        <w:fldChar w:fldCharType="begin"/>
      </w:r>
      <w:r>
        <w:instrText xml:space="preserve"> PAGEREF _Toc5632223 \h </w:instrText>
      </w:r>
      <w:r>
        <w:fldChar w:fldCharType="separate"/>
      </w:r>
      <w:r>
        <w:t>22</w:t>
      </w:r>
      <w:r>
        <w:fldChar w:fldCharType="end"/>
      </w:r>
    </w:p>
    <w:p w14:paraId="432B8047" w14:textId="77777777" w:rsidR="00D11B08" w:rsidRDefault="006B02E9">
      <w:pPr>
        <w:pStyle w:val="TOC3"/>
        <w:tabs>
          <w:tab w:val="right" w:leader="dot" w:pos="8630"/>
        </w:tabs>
        <w:rPr>
          <w:kern w:val="2"/>
          <w:lang w:eastAsia="zh-CN"/>
        </w:rPr>
      </w:pPr>
      <w:r>
        <w:t>2.5.4 Time setting mode</w:t>
      </w:r>
      <w:r>
        <w:tab/>
      </w:r>
      <w:r>
        <w:fldChar w:fldCharType="begin"/>
      </w:r>
      <w:r>
        <w:instrText xml:space="preserve"> PAGEREF _Toc5632224 \h </w:instrText>
      </w:r>
      <w:r>
        <w:fldChar w:fldCharType="separate"/>
      </w:r>
      <w:r>
        <w:t>23</w:t>
      </w:r>
      <w:r>
        <w:fldChar w:fldCharType="end"/>
      </w:r>
    </w:p>
    <w:p w14:paraId="76E4FFF4" w14:textId="77777777" w:rsidR="00D11B08" w:rsidRDefault="006B02E9">
      <w:pPr>
        <w:pStyle w:val="TOC3"/>
        <w:tabs>
          <w:tab w:val="right" w:leader="dot" w:pos="8630"/>
        </w:tabs>
        <w:rPr>
          <w:kern w:val="2"/>
          <w:lang w:eastAsia="zh-CN"/>
        </w:rPr>
      </w:pPr>
      <w:r>
        <w:t>2.5.5 Rules setting mode</w:t>
      </w:r>
      <w:r>
        <w:tab/>
      </w:r>
      <w:r>
        <w:fldChar w:fldCharType="begin"/>
      </w:r>
      <w:r>
        <w:instrText xml:space="preserve"> PAGEREF _Toc5632225 \h </w:instrText>
      </w:r>
      <w:r>
        <w:fldChar w:fldCharType="separate"/>
      </w:r>
      <w:r>
        <w:t>24</w:t>
      </w:r>
      <w:r>
        <w:fldChar w:fldCharType="end"/>
      </w:r>
    </w:p>
    <w:p w14:paraId="4A3C1D84" w14:textId="77777777" w:rsidR="00D11B08" w:rsidRDefault="006B02E9">
      <w:pPr>
        <w:pStyle w:val="TOC2"/>
        <w:tabs>
          <w:tab w:val="right" w:leader="dot" w:pos="8630"/>
        </w:tabs>
        <w:rPr>
          <w:kern w:val="2"/>
          <w:lang w:eastAsia="zh-CN"/>
        </w:rPr>
      </w:pPr>
      <w:r>
        <w:t>2.6 Use Cases of Database</w:t>
      </w:r>
      <w:r>
        <w:tab/>
      </w:r>
      <w:r>
        <w:fldChar w:fldCharType="begin"/>
      </w:r>
      <w:r>
        <w:instrText xml:space="preserve"> PAGEREF _Toc5632226 \h </w:instrText>
      </w:r>
      <w:r>
        <w:fldChar w:fldCharType="separate"/>
      </w:r>
      <w:r>
        <w:t>25</w:t>
      </w:r>
      <w:r>
        <w:fldChar w:fldCharType="end"/>
      </w:r>
    </w:p>
    <w:p w14:paraId="7F451DC0" w14:textId="77777777" w:rsidR="00D11B08" w:rsidRDefault="006B02E9">
      <w:pPr>
        <w:pStyle w:val="TOC3"/>
        <w:tabs>
          <w:tab w:val="right" w:leader="dot" w:pos="8630"/>
        </w:tabs>
        <w:rPr>
          <w:kern w:val="2"/>
          <w:lang w:eastAsia="zh-CN"/>
        </w:rPr>
      </w:pPr>
      <w:r>
        <w:t>2.6.1 Server Wants to Register an Account for End Users</w:t>
      </w:r>
      <w:r>
        <w:tab/>
      </w:r>
      <w:r>
        <w:fldChar w:fldCharType="begin"/>
      </w:r>
      <w:r>
        <w:instrText xml:space="preserve"> PAGEREF _Toc5632227 \h </w:instrText>
      </w:r>
      <w:r>
        <w:fldChar w:fldCharType="separate"/>
      </w:r>
      <w:r>
        <w:t>25</w:t>
      </w:r>
      <w:r>
        <w:fldChar w:fldCharType="end"/>
      </w:r>
    </w:p>
    <w:p w14:paraId="199355EC" w14:textId="77777777" w:rsidR="00D11B08" w:rsidRDefault="006B02E9">
      <w:pPr>
        <w:pStyle w:val="TOC3"/>
        <w:tabs>
          <w:tab w:val="right" w:leader="dot" w:pos="8630"/>
        </w:tabs>
        <w:rPr>
          <w:kern w:val="2"/>
          <w:lang w:eastAsia="zh-CN"/>
        </w:rPr>
      </w:pPr>
      <w:r>
        <w:t>2.6.2 Server Wants to Delete a User Account</w:t>
      </w:r>
      <w:r>
        <w:tab/>
      </w:r>
      <w:r>
        <w:fldChar w:fldCharType="begin"/>
      </w:r>
      <w:r>
        <w:instrText xml:space="preserve"> PAGEREF _Toc5632228 \h </w:instrText>
      </w:r>
      <w:r>
        <w:fldChar w:fldCharType="separate"/>
      </w:r>
      <w:r>
        <w:t>26</w:t>
      </w:r>
      <w:r>
        <w:fldChar w:fldCharType="end"/>
      </w:r>
    </w:p>
    <w:p w14:paraId="44540C49" w14:textId="77777777" w:rsidR="00D11B08" w:rsidRDefault="006B02E9">
      <w:pPr>
        <w:pStyle w:val="TOC3"/>
        <w:tabs>
          <w:tab w:val="right" w:leader="dot" w:pos="8630"/>
        </w:tabs>
        <w:rPr>
          <w:kern w:val="2"/>
          <w:lang w:eastAsia="zh-CN"/>
        </w:rPr>
      </w:pPr>
      <w:r>
        <w:t>2.6.3 Server Wants to Change a User’s Password</w:t>
      </w:r>
      <w:r>
        <w:tab/>
      </w:r>
      <w:r>
        <w:fldChar w:fldCharType="begin"/>
      </w:r>
      <w:r>
        <w:instrText xml:space="preserve"> PAGEREF _Toc5632229 \h </w:instrText>
      </w:r>
      <w:r>
        <w:fldChar w:fldCharType="separate"/>
      </w:r>
      <w:r>
        <w:t>27</w:t>
      </w:r>
      <w:r>
        <w:fldChar w:fldCharType="end"/>
      </w:r>
    </w:p>
    <w:p w14:paraId="67682648" w14:textId="77777777" w:rsidR="00D11B08" w:rsidRDefault="006B02E9">
      <w:pPr>
        <w:pStyle w:val="TOC3"/>
        <w:tabs>
          <w:tab w:val="right" w:leader="dot" w:pos="8630"/>
        </w:tabs>
        <w:rPr>
          <w:kern w:val="2"/>
          <w:lang w:eastAsia="zh-CN"/>
        </w:rPr>
      </w:pPr>
      <w:r>
        <w:t>2.6.4 Server Wants Authentication of the User ID and Password</w:t>
      </w:r>
      <w:r>
        <w:tab/>
      </w:r>
      <w:r>
        <w:fldChar w:fldCharType="begin"/>
      </w:r>
      <w:r>
        <w:instrText xml:space="preserve"> PAGEREF _Toc5632230 \h </w:instrText>
      </w:r>
      <w:r>
        <w:fldChar w:fldCharType="separate"/>
      </w:r>
      <w:r>
        <w:t>28</w:t>
      </w:r>
      <w:r>
        <w:fldChar w:fldCharType="end"/>
      </w:r>
    </w:p>
    <w:p w14:paraId="2191893A" w14:textId="77777777" w:rsidR="00D11B08" w:rsidRDefault="006B02E9">
      <w:pPr>
        <w:pStyle w:val="TOC3"/>
        <w:tabs>
          <w:tab w:val="right" w:leader="dot" w:pos="8630"/>
        </w:tabs>
        <w:rPr>
          <w:kern w:val="2"/>
          <w:lang w:eastAsia="zh-CN"/>
        </w:rPr>
      </w:pPr>
      <w:r>
        <w:t>2.6.5 Server Wants to Add New Lights</w:t>
      </w:r>
      <w:r>
        <w:tab/>
      </w:r>
      <w:r>
        <w:fldChar w:fldCharType="begin"/>
      </w:r>
      <w:r>
        <w:instrText xml:space="preserve"> PAGEREF _Toc5632231 \h </w:instrText>
      </w:r>
      <w:r>
        <w:fldChar w:fldCharType="separate"/>
      </w:r>
      <w:r>
        <w:t>29</w:t>
      </w:r>
      <w:r>
        <w:fldChar w:fldCharType="end"/>
      </w:r>
    </w:p>
    <w:p w14:paraId="674A2D37" w14:textId="77777777" w:rsidR="00D11B08" w:rsidRDefault="006B02E9">
      <w:pPr>
        <w:pStyle w:val="TOC3"/>
        <w:tabs>
          <w:tab w:val="right" w:leader="dot" w:pos="8630"/>
        </w:tabs>
        <w:rPr>
          <w:kern w:val="2"/>
          <w:lang w:eastAsia="zh-CN"/>
        </w:rPr>
      </w:pPr>
      <w:r>
        <w:t>2.6.6 Server Wants to Remove Lights from a Room</w:t>
      </w:r>
      <w:r>
        <w:tab/>
      </w:r>
      <w:r>
        <w:fldChar w:fldCharType="begin"/>
      </w:r>
      <w:r>
        <w:instrText xml:space="preserve"> PAGEREF _Toc5632232 \h </w:instrText>
      </w:r>
      <w:r>
        <w:fldChar w:fldCharType="separate"/>
      </w:r>
      <w:r>
        <w:t>31</w:t>
      </w:r>
      <w:r>
        <w:fldChar w:fldCharType="end"/>
      </w:r>
    </w:p>
    <w:p w14:paraId="23B58B32" w14:textId="77777777" w:rsidR="00D11B08" w:rsidRDefault="006B02E9">
      <w:pPr>
        <w:pStyle w:val="TOC3"/>
        <w:tabs>
          <w:tab w:val="right" w:leader="dot" w:pos="8630"/>
        </w:tabs>
        <w:rPr>
          <w:kern w:val="2"/>
          <w:lang w:eastAsia="zh-CN"/>
        </w:rPr>
      </w:pPr>
      <w:r>
        <w:t>2.6.7 Server Wants to Add New Sensors</w:t>
      </w:r>
      <w:r>
        <w:tab/>
      </w:r>
      <w:r>
        <w:fldChar w:fldCharType="begin"/>
      </w:r>
      <w:r>
        <w:instrText xml:space="preserve"> PAGEREF _Toc5632233 \h </w:instrText>
      </w:r>
      <w:r>
        <w:fldChar w:fldCharType="separate"/>
      </w:r>
      <w:r>
        <w:t>32</w:t>
      </w:r>
      <w:r>
        <w:fldChar w:fldCharType="end"/>
      </w:r>
    </w:p>
    <w:p w14:paraId="06A9CC71" w14:textId="77777777" w:rsidR="00D11B08" w:rsidRDefault="006B02E9">
      <w:pPr>
        <w:pStyle w:val="TOC3"/>
        <w:tabs>
          <w:tab w:val="right" w:leader="dot" w:pos="8630"/>
        </w:tabs>
        <w:rPr>
          <w:kern w:val="2"/>
          <w:lang w:eastAsia="zh-CN"/>
        </w:rPr>
      </w:pPr>
      <w:r>
        <w:t>2.6.8 Server Wants to Remove Sensors from a Room</w:t>
      </w:r>
      <w:r>
        <w:tab/>
      </w:r>
      <w:r>
        <w:fldChar w:fldCharType="begin"/>
      </w:r>
      <w:r>
        <w:instrText xml:space="preserve"> PAGEREF _Toc5632234 \h </w:instrText>
      </w:r>
      <w:r>
        <w:fldChar w:fldCharType="separate"/>
      </w:r>
      <w:r>
        <w:t>33</w:t>
      </w:r>
      <w:r>
        <w:fldChar w:fldCharType="end"/>
      </w:r>
    </w:p>
    <w:p w14:paraId="3B14C545" w14:textId="77777777" w:rsidR="00D11B08" w:rsidRDefault="006B02E9">
      <w:pPr>
        <w:pStyle w:val="TOC3"/>
        <w:tabs>
          <w:tab w:val="right" w:leader="dot" w:pos="8630"/>
        </w:tabs>
        <w:rPr>
          <w:kern w:val="2"/>
          <w:lang w:eastAsia="zh-CN"/>
        </w:rPr>
      </w:pPr>
      <w:r>
        <w:t>2.6.9 Server Wants to Add New Rooms</w:t>
      </w:r>
      <w:r>
        <w:tab/>
      </w:r>
      <w:r>
        <w:fldChar w:fldCharType="begin"/>
      </w:r>
      <w:r>
        <w:instrText xml:space="preserve"> PAGEREF _Toc5632235 \h </w:instrText>
      </w:r>
      <w:r>
        <w:fldChar w:fldCharType="separate"/>
      </w:r>
      <w:r>
        <w:t>34</w:t>
      </w:r>
      <w:r>
        <w:fldChar w:fldCharType="end"/>
      </w:r>
    </w:p>
    <w:p w14:paraId="26E0C714" w14:textId="77777777" w:rsidR="00D11B08" w:rsidRDefault="006B02E9">
      <w:pPr>
        <w:pStyle w:val="TOC3"/>
        <w:tabs>
          <w:tab w:val="right" w:leader="dot" w:pos="8630"/>
        </w:tabs>
        <w:rPr>
          <w:kern w:val="2"/>
          <w:lang w:eastAsia="zh-CN"/>
        </w:rPr>
      </w:pPr>
      <w:r>
        <w:t>2.6.10 Server Wants to Remove Existing Rooms</w:t>
      </w:r>
      <w:r>
        <w:tab/>
      </w:r>
      <w:r>
        <w:fldChar w:fldCharType="begin"/>
      </w:r>
      <w:r>
        <w:instrText xml:space="preserve"> PAGEREF _Toc5632236 \h </w:instrText>
      </w:r>
      <w:r>
        <w:fldChar w:fldCharType="separate"/>
      </w:r>
      <w:r>
        <w:t>35</w:t>
      </w:r>
      <w:r>
        <w:fldChar w:fldCharType="end"/>
      </w:r>
    </w:p>
    <w:p w14:paraId="18420A08" w14:textId="77777777" w:rsidR="00D11B08" w:rsidRDefault="006B02E9">
      <w:pPr>
        <w:pStyle w:val="TOC3"/>
        <w:tabs>
          <w:tab w:val="right" w:leader="dot" w:pos="8630"/>
        </w:tabs>
        <w:rPr>
          <w:kern w:val="2"/>
          <w:lang w:eastAsia="zh-CN"/>
        </w:rPr>
      </w:pPr>
      <w:r>
        <w:t>2.6.11 Server Wants to Change the User's Permissions</w:t>
      </w:r>
      <w:r>
        <w:tab/>
      </w:r>
      <w:r>
        <w:fldChar w:fldCharType="begin"/>
      </w:r>
      <w:r>
        <w:instrText xml:space="preserve"> PAGEREF _Toc5632237 \h </w:instrText>
      </w:r>
      <w:r>
        <w:fldChar w:fldCharType="separate"/>
      </w:r>
      <w:r>
        <w:t>36</w:t>
      </w:r>
      <w:r>
        <w:fldChar w:fldCharType="end"/>
      </w:r>
    </w:p>
    <w:p w14:paraId="38879E7D" w14:textId="77777777" w:rsidR="00D11B08" w:rsidRDefault="006B02E9">
      <w:pPr>
        <w:pStyle w:val="TOC3"/>
        <w:tabs>
          <w:tab w:val="right" w:leader="dot" w:pos="8630"/>
        </w:tabs>
        <w:rPr>
          <w:kern w:val="2"/>
          <w:lang w:eastAsia="zh-CN"/>
        </w:rPr>
      </w:pPr>
      <w:r>
        <w:t>2.6.12 Server Wants to Add New Actuators</w:t>
      </w:r>
      <w:r>
        <w:tab/>
      </w:r>
      <w:r>
        <w:fldChar w:fldCharType="begin"/>
      </w:r>
      <w:r>
        <w:instrText xml:space="preserve"> PAGEREF _Toc5632238 \h </w:instrText>
      </w:r>
      <w:r>
        <w:fldChar w:fldCharType="separate"/>
      </w:r>
      <w:r>
        <w:t>37</w:t>
      </w:r>
      <w:r>
        <w:fldChar w:fldCharType="end"/>
      </w:r>
    </w:p>
    <w:p w14:paraId="45D7E31F" w14:textId="77777777" w:rsidR="00D11B08" w:rsidRDefault="006B02E9">
      <w:pPr>
        <w:pStyle w:val="TOC3"/>
        <w:tabs>
          <w:tab w:val="right" w:leader="dot" w:pos="8630"/>
        </w:tabs>
        <w:rPr>
          <w:kern w:val="2"/>
          <w:lang w:eastAsia="zh-CN"/>
        </w:rPr>
      </w:pPr>
      <w:r>
        <w:t>2.6.13 Server Wants to Remove Actuators from a Room</w:t>
      </w:r>
      <w:r>
        <w:tab/>
      </w:r>
      <w:r>
        <w:fldChar w:fldCharType="begin"/>
      </w:r>
      <w:r>
        <w:instrText xml:space="preserve"> PAGEREF _Toc5632239 \h </w:instrText>
      </w:r>
      <w:r>
        <w:fldChar w:fldCharType="separate"/>
      </w:r>
      <w:r>
        <w:t>38</w:t>
      </w:r>
      <w:r>
        <w:fldChar w:fldCharType="end"/>
      </w:r>
    </w:p>
    <w:p w14:paraId="06310192" w14:textId="77777777" w:rsidR="00D11B08" w:rsidRDefault="006B02E9">
      <w:pPr>
        <w:pStyle w:val="TOC2"/>
        <w:tabs>
          <w:tab w:val="right" w:leader="dot" w:pos="8630"/>
        </w:tabs>
        <w:rPr>
          <w:kern w:val="2"/>
          <w:lang w:eastAsia="zh-CN"/>
        </w:rPr>
      </w:pPr>
      <w:r>
        <w:t>2.7 Use Cases of Hardware</w:t>
      </w:r>
      <w:r>
        <w:tab/>
      </w:r>
      <w:r>
        <w:fldChar w:fldCharType="begin"/>
      </w:r>
      <w:r>
        <w:instrText xml:space="preserve"> PAGEREF _Toc5632240 \h </w:instrText>
      </w:r>
      <w:r>
        <w:fldChar w:fldCharType="separate"/>
      </w:r>
      <w:r>
        <w:t>40</w:t>
      </w:r>
      <w:r>
        <w:fldChar w:fldCharType="end"/>
      </w:r>
    </w:p>
    <w:p w14:paraId="2115E155" w14:textId="77777777" w:rsidR="00D11B08" w:rsidRDefault="006B02E9">
      <w:pPr>
        <w:pStyle w:val="TOC3"/>
        <w:tabs>
          <w:tab w:val="right" w:leader="dot" w:pos="8630"/>
        </w:tabs>
        <w:rPr>
          <w:kern w:val="2"/>
          <w:lang w:eastAsia="zh-CN"/>
        </w:rPr>
      </w:pPr>
      <w:r>
        <w:t>2.7.1 Sensors &amp; Lights Wants to Send the Status</w:t>
      </w:r>
      <w:r>
        <w:tab/>
      </w:r>
      <w:r>
        <w:fldChar w:fldCharType="begin"/>
      </w:r>
      <w:r>
        <w:instrText xml:space="preserve"> PAGEREF _Toc5632241 \h </w:instrText>
      </w:r>
      <w:r>
        <w:fldChar w:fldCharType="separate"/>
      </w:r>
      <w:r>
        <w:t>40</w:t>
      </w:r>
      <w:r>
        <w:fldChar w:fldCharType="end"/>
      </w:r>
    </w:p>
    <w:p w14:paraId="5F72428F" w14:textId="77777777" w:rsidR="00D11B08" w:rsidRDefault="006B02E9">
      <w:pPr>
        <w:pStyle w:val="TOC3"/>
        <w:tabs>
          <w:tab w:val="right" w:leader="dot" w:pos="8630"/>
        </w:tabs>
        <w:rPr>
          <w:kern w:val="2"/>
          <w:lang w:eastAsia="zh-CN"/>
        </w:rPr>
      </w:pPr>
      <w:r>
        <w:rPr>
          <w:rFonts w:eastAsia="Times New Roman"/>
        </w:rPr>
        <w:t>2.</w:t>
      </w:r>
      <w:r>
        <w:t>7.2 hardware sends signals and gets command</w:t>
      </w:r>
      <w:r>
        <w:tab/>
      </w:r>
      <w:r>
        <w:fldChar w:fldCharType="begin"/>
      </w:r>
      <w:r>
        <w:instrText xml:space="preserve"> PAGEREF _Toc5632242 \h </w:instrText>
      </w:r>
      <w:r>
        <w:fldChar w:fldCharType="separate"/>
      </w:r>
      <w:r>
        <w:t>40</w:t>
      </w:r>
      <w:r>
        <w:fldChar w:fldCharType="end"/>
      </w:r>
    </w:p>
    <w:p w14:paraId="3D704922" w14:textId="77777777" w:rsidR="00D11B08" w:rsidRDefault="006B02E9">
      <w:pPr>
        <w:pStyle w:val="TOC3"/>
        <w:tabs>
          <w:tab w:val="right" w:leader="dot" w:pos="8630"/>
        </w:tabs>
        <w:rPr>
          <w:kern w:val="2"/>
          <w:lang w:eastAsia="zh-CN"/>
        </w:rPr>
      </w:pPr>
      <w:r>
        <w:rPr>
          <w:rFonts w:eastAsia="Times New Roman"/>
        </w:rPr>
        <w:t>2.</w:t>
      </w:r>
      <w:r>
        <w:t>7.3 Server gets signals from communication module</w:t>
      </w:r>
      <w:r>
        <w:tab/>
      </w:r>
      <w:r>
        <w:fldChar w:fldCharType="begin"/>
      </w:r>
      <w:r>
        <w:instrText xml:space="preserve"> PAGEREF _Toc5632243 \h </w:instrText>
      </w:r>
      <w:r>
        <w:fldChar w:fldCharType="separate"/>
      </w:r>
      <w:r>
        <w:t>41</w:t>
      </w:r>
      <w:r>
        <w:fldChar w:fldCharType="end"/>
      </w:r>
    </w:p>
    <w:p w14:paraId="17B26762" w14:textId="77777777" w:rsidR="00D11B08" w:rsidRDefault="006B02E9">
      <w:pPr>
        <w:pStyle w:val="TOC1"/>
        <w:tabs>
          <w:tab w:val="right" w:leader="dot" w:pos="8630"/>
        </w:tabs>
        <w:rPr>
          <w:kern w:val="2"/>
          <w:lang w:eastAsia="zh-CN"/>
        </w:rPr>
      </w:pPr>
      <w:r>
        <w:t>3.    Detailed Requirements</w:t>
      </w:r>
      <w:r>
        <w:tab/>
      </w:r>
      <w:r>
        <w:fldChar w:fldCharType="begin"/>
      </w:r>
      <w:r>
        <w:instrText xml:space="preserve"> PAGEREF _Toc5632244 \h </w:instrText>
      </w:r>
      <w:r>
        <w:fldChar w:fldCharType="separate"/>
      </w:r>
      <w:r>
        <w:t>43</w:t>
      </w:r>
      <w:r>
        <w:fldChar w:fldCharType="end"/>
      </w:r>
    </w:p>
    <w:p w14:paraId="3234DFC3" w14:textId="77777777" w:rsidR="00D11B08" w:rsidRDefault="006B02E9">
      <w:pPr>
        <w:pStyle w:val="TOC2"/>
        <w:tabs>
          <w:tab w:val="right" w:leader="dot" w:pos="8630"/>
        </w:tabs>
        <w:rPr>
          <w:kern w:val="2"/>
          <w:lang w:eastAsia="zh-CN"/>
        </w:rPr>
      </w:pPr>
      <w:r>
        <w:t>3.1 System Inputs and Outputs for Customers</w:t>
      </w:r>
      <w:r>
        <w:tab/>
      </w:r>
      <w:r>
        <w:fldChar w:fldCharType="begin"/>
      </w:r>
      <w:r>
        <w:instrText xml:space="preserve"> PAGEREF _Toc5632245 \h </w:instrText>
      </w:r>
      <w:r>
        <w:fldChar w:fldCharType="separate"/>
      </w:r>
      <w:r>
        <w:t>43</w:t>
      </w:r>
      <w:r>
        <w:fldChar w:fldCharType="end"/>
      </w:r>
    </w:p>
    <w:p w14:paraId="3179086B" w14:textId="77777777" w:rsidR="00D11B08" w:rsidRDefault="006B02E9">
      <w:pPr>
        <w:pStyle w:val="TOC3"/>
        <w:tabs>
          <w:tab w:val="right" w:leader="dot" w:pos="8630"/>
        </w:tabs>
        <w:rPr>
          <w:kern w:val="2"/>
          <w:lang w:eastAsia="zh-CN"/>
        </w:rPr>
      </w:pPr>
      <w:r>
        <w:t>3.1.1 Inputs for Web</w:t>
      </w:r>
      <w:r>
        <w:tab/>
      </w:r>
      <w:r>
        <w:fldChar w:fldCharType="begin"/>
      </w:r>
      <w:r>
        <w:instrText xml:space="preserve"> PAGEREF _Toc5632246 \h </w:instrText>
      </w:r>
      <w:r>
        <w:fldChar w:fldCharType="separate"/>
      </w:r>
      <w:r>
        <w:t>43</w:t>
      </w:r>
      <w:r>
        <w:fldChar w:fldCharType="end"/>
      </w:r>
    </w:p>
    <w:p w14:paraId="0B44BCC7" w14:textId="77777777" w:rsidR="00D11B08" w:rsidRDefault="006B02E9">
      <w:pPr>
        <w:pStyle w:val="TOC3"/>
        <w:tabs>
          <w:tab w:val="right" w:leader="dot" w:pos="8630"/>
        </w:tabs>
        <w:rPr>
          <w:kern w:val="2"/>
          <w:lang w:eastAsia="zh-CN"/>
        </w:rPr>
      </w:pPr>
      <w:r>
        <w:t>3.1.2 Outputs for Web</w:t>
      </w:r>
      <w:r>
        <w:tab/>
      </w:r>
      <w:r>
        <w:fldChar w:fldCharType="begin"/>
      </w:r>
      <w:r>
        <w:instrText xml:space="preserve"> PAGEREF _Toc5632247 \h </w:instrText>
      </w:r>
      <w:r>
        <w:fldChar w:fldCharType="separate"/>
      </w:r>
      <w:r>
        <w:t>43</w:t>
      </w:r>
      <w:r>
        <w:fldChar w:fldCharType="end"/>
      </w:r>
    </w:p>
    <w:p w14:paraId="670AD1D7" w14:textId="77777777" w:rsidR="00D11B08" w:rsidRDefault="006B02E9">
      <w:pPr>
        <w:pStyle w:val="TOC3"/>
        <w:tabs>
          <w:tab w:val="right" w:leader="dot" w:pos="8630"/>
        </w:tabs>
        <w:rPr>
          <w:kern w:val="2"/>
          <w:lang w:eastAsia="zh-CN"/>
        </w:rPr>
      </w:pPr>
      <w:r>
        <w:t>3.1.3 Inputs for APP</w:t>
      </w:r>
      <w:r>
        <w:tab/>
      </w:r>
      <w:r>
        <w:fldChar w:fldCharType="begin"/>
      </w:r>
      <w:r>
        <w:instrText xml:space="preserve"> PAGEREF _Toc5632248 \h </w:instrText>
      </w:r>
      <w:r>
        <w:fldChar w:fldCharType="separate"/>
      </w:r>
      <w:r>
        <w:t>44</w:t>
      </w:r>
      <w:r>
        <w:fldChar w:fldCharType="end"/>
      </w:r>
    </w:p>
    <w:p w14:paraId="2521241C" w14:textId="77777777" w:rsidR="00D11B08" w:rsidRDefault="006B02E9">
      <w:pPr>
        <w:pStyle w:val="TOC3"/>
        <w:tabs>
          <w:tab w:val="right" w:leader="dot" w:pos="8630"/>
        </w:tabs>
        <w:rPr>
          <w:kern w:val="2"/>
          <w:lang w:eastAsia="zh-CN"/>
        </w:rPr>
      </w:pPr>
      <w:r>
        <w:t>3.1.4 Outputs for APP</w:t>
      </w:r>
      <w:r>
        <w:tab/>
      </w:r>
      <w:r>
        <w:fldChar w:fldCharType="begin"/>
      </w:r>
      <w:r>
        <w:instrText xml:space="preserve"> PAGEREF _Toc5632249 \h </w:instrText>
      </w:r>
      <w:r>
        <w:fldChar w:fldCharType="separate"/>
      </w:r>
      <w:r>
        <w:t>44</w:t>
      </w:r>
      <w:r>
        <w:fldChar w:fldCharType="end"/>
      </w:r>
    </w:p>
    <w:p w14:paraId="03731B72" w14:textId="77777777" w:rsidR="00D11B08" w:rsidRDefault="006B02E9">
      <w:pPr>
        <w:pStyle w:val="TOC2"/>
        <w:tabs>
          <w:tab w:val="right" w:leader="dot" w:pos="8630"/>
        </w:tabs>
        <w:rPr>
          <w:kern w:val="2"/>
          <w:lang w:eastAsia="zh-CN"/>
        </w:rPr>
      </w:pPr>
      <w:r>
        <w:t>3.2 Detailed Output Behavior for Customers</w:t>
      </w:r>
      <w:r>
        <w:tab/>
      </w:r>
      <w:r>
        <w:fldChar w:fldCharType="begin"/>
      </w:r>
      <w:r>
        <w:instrText xml:space="preserve"> PAGEREF _Toc5632250 \h </w:instrText>
      </w:r>
      <w:r>
        <w:fldChar w:fldCharType="separate"/>
      </w:r>
      <w:r>
        <w:t>44</w:t>
      </w:r>
      <w:r>
        <w:fldChar w:fldCharType="end"/>
      </w:r>
    </w:p>
    <w:p w14:paraId="71F08CA6" w14:textId="77777777" w:rsidR="00D11B08" w:rsidRDefault="006B02E9">
      <w:pPr>
        <w:pStyle w:val="TOC3"/>
        <w:tabs>
          <w:tab w:val="right" w:leader="dot" w:pos="8630"/>
        </w:tabs>
        <w:rPr>
          <w:kern w:val="2"/>
          <w:lang w:eastAsia="zh-CN"/>
        </w:rPr>
      </w:pPr>
      <w:r>
        <w:t>3.2.1 For Web</w:t>
      </w:r>
      <w:r>
        <w:tab/>
      </w:r>
      <w:r>
        <w:fldChar w:fldCharType="begin"/>
      </w:r>
      <w:r>
        <w:instrText xml:space="preserve"> PAGEREF _Toc5632251 \h </w:instrText>
      </w:r>
      <w:r>
        <w:fldChar w:fldCharType="separate"/>
      </w:r>
      <w:r>
        <w:t>44</w:t>
      </w:r>
      <w:r>
        <w:fldChar w:fldCharType="end"/>
      </w:r>
    </w:p>
    <w:p w14:paraId="3450AAE6" w14:textId="77777777" w:rsidR="00D11B08" w:rsidRDefault="006B02E9">
      <w:pPr>
        <w:pStyle w:val="TOC3"/>
        <w:tabs>
          <w:tab w:val="right" w:leader="dot" w:pos="8630"/>
        </w:tabs>
        <w:rPr>
          <w:kern w:val="2"/>
          <w:lang w:eastAsia="zh-CN"/>
        </w:rPr>
      </w:pPr>
      <w:r>
        <w:t>3.2.2 For APP</w:t>
      </w:r>
      <w:r>
        <w:tab/>
      </w:r>
      <w:r>
        <w:fldChar w:fldCharType="begin"/>
      </w:r>
      <w:r>
        <w:instrText xml:space="preserve"> PAGEREF _Toc5632252 \h </w:instrText>
      </w:r>
      <w:r>
        <w:fldChar w:fldCharType="separate"/>
      </w:r>
      <w:r>
        <w:t>45</w:t>
      </w:r>
      <w:r>
        <w:fldChar w:fldCharType="end"/>
      </w:r>
    </w:p>
    <w:p w14:paraId="15B9174B" w14:textId="77777777" w:rsidR="00D11B08" w:rsidRDefault="006B02E9">
      <w:pPr>
        <w:pStyle w:val="TOC2"/>
        <w:tabs>
          <w:tab w:val="right" w:leader="dot" w:pos="8630"/>
        </w:tabs>
        <w:rPr>
          <w:kern w:val="2"/>
          <w:lang w:eastAsia="zh-CN"/>
        </w:rPr>
      </w:pPr>
      <w:r>
        <w:t>3.3 System Inputs and Outputs for Developer</w:t>
      </w:r>
      <w:r>
        <w:tab/>
      </w:r>
      <w:r>
        <w:fldChar w:fldCharType="begin"/>
      </w:r>
      <w:r>
        <w:instrText xml:space="preserve"> PAGEREF _Toc5632253 \h </w:instrText>
      </w:r>
      <w:r>
        <w:fldChar w:fldCharType="separate"/>
      </w:r>
      <w:r>
        <w:t>45</w:t>
      </w:r>
      <w:r>
        <w:fldChar w:fldCharType="end"/>
      </w:r>
    </w:p>
    <w:p w14:paraId="78BF54A3" w14:textId="77777777" w:rsidR="00D11B08" w:rsidRDefault="006B02E9">
      <w:pPr>
        <w:pStyle w:val="TOC3"/>
        <w:tabs>
          <w:tab w:val="right" w:leader="dot" w:pos="8630"/>
        </w:tabs>
        <w:rPr>
          <w:kern w:val="2"/>
          <w:lang w:eastAsia="zh-CN"/>
        </w:rPr>
      </w:pPr>
      <w:r>
        <w:t>3.3.1 Inputs</w:t>
      </w:r>
      <w:r>
        <w:tab/>
      </w:r>
      <w:r>
        <w:fldChar w:fldCharType="begin"/>
      </w:r>
      <w:r>
        <w:instrText xml:space="preserve"> PAGEREF _Toc5632254 \h </w:instrText>
      </w:r>
      <w:r>
        <w:fldChar w:fldCharType="separate"/>
      </w:r>
      <w:r>
        <w:t>45</w:t>
      </w:r>
      <w:r>
        <w:fldChar w:fldCharType="end"/>
      </w:r>
    </w:p>
    <w:p w14:paraId="5F1EDA7D" w14:textId="77777777" w:rsidR="00D11B08" w:rsidRDefault="006B02E9">
      <w:pPr>
        <w:pStyle w:val="TOC3"/>
        <w:tabs>
          <w:tab w:val="right" w:leader="dot" w:pos="8630"/>
        </w:tabs>
        <w:rPr>
          <w:kern w:val="2"/>
          <w:lang w:eastAsia="zh-CN"/>
        </w:rPr>
      </w:pPr>
      <w:r>
        <w:t>3.3.2 Outputs</w:t>
      </w:r>
      <w:r>
        <w:tab/>
      </w:r>
      <w:r>
        <w:fldChar w:fldCharType="begin"/>
      </w:r>
      <w:r>
        <w:instrText xml:space="preserve"> PAGEREF _Toc5632255 \h </w:instrText>
      </w:r>
      <w:r>
        <w:fldChar w:fldCharType="separate"/>
      </w:r>
      <w:r>
        <w:t>47</w:t>
      </w:r>
      <w:r>
        <w:fldChar w:fldCharType="end"/>
      </w:r>
    </w:p>
    <w:p w14:paraId="3DB0CF31" w14:textId="77777777" w:rsidR="00D11B08" w:rsidRDefault="006B02E9">
      <w:pPr>
        <w:pStyle w:val="TOC1"/>
        <w:tabs>
          <w:tab w:val="right" w:leader="dot" w:pos="8630"/>
        </w:tabs>
        <w:rPr>
          <w:kern w:val="2"/>
          <w:lang w:eastAsia="zh-CN"/>
        </w:rPr>
      </w:pPr>
      <w:r>
        <w:t>4.   Quality Requirements (Non-functional Requirements)</w:t>
      </w:r>
      <w:r>
        <w:tab/>
      </w:r>
      <w:r>
        <w:fldChar w:fldCharType="begin"/>
      </w:r>
      <w:r>
        <w:instrText xml:space="preserve"> PAGEREF _Toc5632256 \h </w:instrText>
      </w:r>
      <w:r>
        <w:fldChar w:fldCharType="separate"/>
      </w:r>
      <w:r>
        <w:t>50</w:t>
      </w:r>
      <w:r>
        <w:fldChar w:fldCharType="end"/>
      </w:r>
    </w:p>
    <w:p w14:paraId="43096637" w14:textId="77777777" w:rsidR="00D11B08" w:rsidRDefault="006B02E9">
      <w:pPr>
        <w:pStyle w:val="TOC1"/>
        <w:tabs>
          <w:tab w:val="right" w:leader="dot" w:pos="8630"/>
        </w:tabs>
        <w:rPr>
          <w:kern w:val="2"/>
          <w:lang w:eastAsia="zh-CN"/>
        </w:rPr>
      </w:pPr>
      <w:r>
        <w:t>5.  Expected Subsets</w:t>
      </w:r>
      <w:r>
        <w:tab/>
      </w:r>
      <w:r>
        <w:fldChar w:fldCharType="begin"/>
      </w:r>
      <w:r>
        <w:instrText xml:space="preserve"> PAGEREF _Toc5632257 \h </w:instrText>
      </w:r>
      <w:r>
        <w:fldChar w:fldCharType="separate"/>
      </w:r>
      <w:r>
        <w:t>51</w:t>
      </w:r>
      <w:r>
        <w:fldChar w:fldCharType="end"/>
      </w:r>
    </w:p>
    <w:p w14:paraId="5AA31688" w14:textId="77777777" w:rsidR="00D11B08" w:rsidRDefault="006B02E9">
      <w:pPr>
        <w:pStyle w:val="TOC1"/>
        <w:tabs>
          <w:tab w:val="right" w:leader="dot" w:pos="8630"/>
        </w:tabs>
        <w:rPr>
          <w:kern w:val="2"/>
          <w:lang w:eastAsia="zh-CN"/>
        </w:rPr>
      </w:pPr>
      <w:r>
        <w:t>6.   Fundamental Assumptions</w:t>
      </w:r>
      <w:r>
        <w:tab/>
      </w:r>
      <w:r>
        <w:fldChar w:fldCharType="begin"/>
      </w:r>
      <w:r>
        <w:instrText xml:space="preserve"> PAGEREF _Toc5632258 \h </w:instrText>
      </w:r>
      <w:r>
        <w:fldChar w:fldCharType="separate"/>
      </w:r>
      <w:r>
        <w:t>51</w:t>
      </w:r>
      <w:r>
        <w:fldChar w:fldCharType="end"/>
      </w:r>
    </w:p>
    <w:p w14:paraId="3DA45558" w14:textId="77777777" w:rsidR="00D11B08" w:rsidRDefault="006B02E9">
      <w:pPr>
        <w:pStyle w:val="TOC1"/>
        <w:tabs>
          <w:tab w:val="right" w:leader="dot" w:pos="8630"/>
        </w:tabs>
        <w:rPr>
          <w:kern w:val="2"/>
          <w:lang w:eastAsia="zh-CN"/>
        </w:rPr>
      </w:pPr>
      <w:r>
        <w:t>7.    Expected Changes</w:t>
      </w:r>
      <w:r>
        <w:tab/>
      </w:r>
      <w:r>
        <w:fldChar w:fldCharType="begin"/>
      </w:r>
      <w:r>
        <w:instrText xml:space="preserve"> PAGEREF _Toc5632259 \h </w:instrText>
      </w:r>
      <w:r>
        <w:fldChar w:fldCharType="separate"/>
      </w:r>
      <w:r>
        <w:t>51</w:t>
      </w:r>
      <w:r>
        <w:fldChar w:fldCharType="end"/>
      </w:r>
    </w:p>
    <w:p w14:paraId="646AE70F" w14:textId="77777777" w:rsidR="00D11B08" w:rsidRDefault="006B02E9">
      <w:pPr>
        <w:pStyle w:val="TOC1"/>
        <w:tabs>
          <w:tab w:val="right" w:leader="dot" w:pos="8630"/>
        </w:tabs>
        <w:rPr>
          <w:kern w:val="2"/>
          <w:lang w:eastAsia="zh-CN"/>
        </w:rPr>
      </w:pPr>
      <w:r>
        <w:lastRenderedPageBreak/>
        <w:t>8.    Appendices</w:t>
      </w:r>
      <w:r>
        <w:tab/>
      </w:r>
      <w:r>
        <w:fldChar w:fldCharType="begin"/>
      </w:r>
      <w:r>
        <w:instrText xml:space="preserve"> PAGEREF _Toc5632260 \h </w:instrText>
      </w:r>
      <w:r>
        <w:fldChar w:fldCharType="separate"/>
      </w:r>
      <w:r>
        <w:t>52</w:t>
      </w:r>
      <w:r>
        <w:fldChar w:fldCharType="end"/>
      </w:r>
    </w:p>
    <w:p w14:paraId="742F1F56" w14:textId="77777777" w:rsidR="00D11B08" w:rsidRDefault="006B02E9">
      <w:pPr>
        <w:pStyle w:val="TOC2"/>
        <w:tabs>
          <w:tab w:val="right" w:leader="dot" w:pos="8630"/>
        </w:tabs>
        <w:rPr>
          <w:kern w:val="2"/>
          <w:lang w:eastAsia="zh-CN"/>
        </w:rPr>
      </w:pPr>
      <w:r>
        <w:t>8.1    Definitions and acronyms</w:t>
      </w:r>
      <w:r>
        <w:tab/>
      </w:r>
      <w:r>
        <w:fldChar w:fldCharType="begin"/>
      </w:r>
      <w:r>
        <w:instrText xml:space="preserve"> PAGEREF _Toc5632261 \h </w:instrText>
      </w:r>
      <w:r>
        <w:fldChar w:fldCharType="separate"/>
      </w:r>
      <w:r>
        <w:t>52</w:t>
      </w:r>
      <w:r>
        <w:fldChar w:fldCharType="end"/>
      </w:r>
    </w:p>
    <w:p w14:paraId="4ED20DDE" w14:textId="77777777" w:rsidR="00D11B08" w:rsidRDefault="006B02E9">
      <w:pPr>
        <w:pStyle w:val="TOC3"/>
        <w:tabs>
          <w:tab w:val="right" w:leader="dot" w:pos="8630"/>
        </w:tabs>
        <w:rPr>
          <w:kern w:val="2"/>
          <w:lang w:eastAsia="zh-CN"/>
        </w:rPr>
      </w:pPr>
      <w:r>
        <w:t>8.1.1    Definitions</w:t>
      </w:r>
      <w:r>
        <w:tab/>
      </w:r>
      <w:r>
        <w:fldChar w:fldCharType="begin"/>
      </w:r>
      <w:r>
        <w:instrText xml:space="preserve"> PAGEREF _Toc5632262 \h </w:instrText>
      </w:r>
      <w:r>
        <w:fldChar w:fldCharType="separate"/>
      </w:r>
      <w:r>
        <w:t>52</w:t>
      </w:r>
      <w:r>
        <w:fldChar w:fldCharType="end"/>
      </w:r>
    </w:p>
    <w:p w14:paraId="6B6ADF94" w14:textId="77777777" w:rsidR="00D11B08" w:rsidRDefault="006B02E9">
      <w:pPr>
        <w:pStyle w:val="TOC3"/>
        <w:tabs>
          <w:tab w:val="right" w:leader="dot" w:pos="8630"/>
        </w:tabs>
        <w:rPr>
          <w:kern w:val="2"/>
          <w:lang w:eastAsia="zh-CN"/>
        </w:rPr>
      </w:pPr>
      <w:r>
        <w:t>8.1.2    Acronyms and abbreviations</w:t>
      </w:r>
      <w:r>
        <w:tab/>
      </w:r>
      <w:r>
        <w:fldChar w:fldCharType="begin"/>
      </w:r>
      <w:r>
        <w:instrText xml:space="preserve"> PAGEREF _Toc5632263 \h </w:instrText>
      </w:r>
      <w:r>
        <w:fldChar w:fldCharType="separate"/>
      </w:r>
      <w:r>
        <w:t>52</w:t>
      </w:r>
      <w:r>
        <w:fldChar w:fldCharType="end"/>
      </w:r>
    </w:p>
    <w:p w14:paraId="7E101A1D" w14:textId="77777777"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77777777" w:rsidR="00D11B08" w:rsidRDefault="00D11B08">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632200"/>
      <w:bookmarkStart w:id="3" w:name="_Toc5206270"/>
      <w:bookmarkStart w:id="4" w:name="_Toc5208477"/>
      <w:r>
        <w:t>1.  Introduction</w:t>
      </w:r>
      <w:bookmarkEnd w:id="0"/>
      <w:bookmarkEnd w:id="1"/>
      <w:bookmarkEnd w:id="2"/>
      <w:bookmarkEnd w:id="3"/>
      <w:bookmarkEnd w:id="4"/>
    </w:p>
    <w:p w14:paraId="51409548" w14:textId="77777777" w:rsidR="00D11B08" w:rsidRDefault="006B02E9">
      <w:pPr>
        <w:pStyle w:val="2"/>
      </w:pPr>
      <w:bookmarkStart w:id="5" w:name="_Toc5192560"/>
      <w:bookmarkStart w:id="6" w:name="_Toc5206271"/>
      <w:bookmarkStart w:id="7" w:name="_Toc5208478"/>
      <w:bookmarkStart w:id="8" w:name="_Toc5206124"/>
      <w:bookmarkStart w:id="9" w:name="_Toc5632201"/>
      <w:r>
        <w:t>1.1    Intended Audience and Purpose</w:t>
      </w:r>
      <w:bookmarkEnd w:id="5"/>
      <w:bookmarkEnd w:id="6"/>
      <w:bookmarkEnd w:id="7"/>
      <w:bookmarkEnd w:id="8"/>
      <w:bookmarkEnd w:id="9"/>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10" w:name="_Toc5206125"/>
      <w:bookmarkStart w:id="11" w:name="_Toc5208479"/>
      <w:bookmarkStart w:id="12" w:name="_Toc5192561"/>
      <w:bookmarkStart w:id="13" w:name="_Toc5206272"/>
      <w:bookmarkStart w:id="14" w:name="_Toc5632202"/>
      <w:r>
        <w:t>1.2    How to use the document</w:t>
      </w:r>
      <w:bookmarkEnd w:id="10"/>
      <w:bookmarkEnd w:id="11"/>
      <w:bookmarkEnd w:id="12"/>
      <w:bookmarkEnd w:id="13"/>
      <w:bookmarkEnd w:id="14"/>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lastRenderedPageBreak/>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744634AC" w14:textId="77777777" w:rsidR="00D11B08" w:rsidRDefault="006B02E9">
      <w:pPr>
        <w:pStyle w:val="1"/>
      </w:pPr>
      <w:bookmarkStart w:id="15" w:name="_Toc5206273"/>
      <w:bookmarkStart w:id="16" w:name="_Toc5208480"/>
      <w:bookmarkStart w:id="17" w:name="_Toc5206126"/>
      <w:bookmarkStart w:id="18" w:name="_Toc5632203"/>
      <w:bookmarkStart w:id="19" w:name="_Toc5192562"/>
      <w:r>
        <w:t>2.  System Capabilities</w:t>
      </w:r>
      <w:bookmarkEnd w:id="15"/>
      <w:bookmarkEnd w:id="16"/>
      <w:bookmarkEnd w:id="17"/>
      <w:bookmarkEnd w:id="18"/>
      <w:bookmarkEnd w:id="19"/>
    </w:p>
    <w:p w14:paraId="445F909D" w14:textId="77777777" w:rsidR="00D11B08" w:rsidRDefault="006B02E9">
      <w:pPr>
        <w:pStyle w:val="2"/>
      </w:pPr>
      <w:bookmarkStart w:id="20" w:name="_Toc5192563"/>
      <w:bookmarkStart w:id="21" w:name="_Toc5632204"/>
      <w:bookmarkStart w:id="22" w:name="_Toc5206127"/>
      <w:bookmarkStart w:id="23" w:name="_Toc5206274"/>
      <w:bookmarkStart w:id="24" w:name="_Toc5208481"/>
      <w:r>
        <w:t>2.1. System Context</w:t>
      </w:r>
      <w:bookmarkEnd w:id="20"/>
      <w:bookmarkEnd w:id="21"/>
      <w:bookmarkEnd w:id="22"/>
      <w:bookmarkEnd w:id="23"/>
      <w:bookmarkEnd w:id="24"/>
    </w:p>
    <w:p w14:paraId="213BA0B1" w14:textId="77777777" w:rsidR="00D11B08" w:rsidRDefault="006B02E9">
      <w:pPr>
        <w:pStyle w:val="af"/>
        <w:spacing w:before="0" w:beforeAutospacing="0" w:after="0" w:afterAutospacing="0"/>
        <w:rPr>
          <w:rFonts w:cs="Helvetica"/>
          <w:color w:val="111111"/>
        </w:rPr>
      </w:pPr>
      <w:bookmarkStart w:id="25" w:name="_Toc5206128"/>
      <w:bookmarkStart w:id="26" w:name="_Toc5206275"/>
      <w:bookmarkStart w:id="27" w:name="_Toc5208482"/>
      <w:bookmarkStart w:id="28"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07906E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4AFE745E"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1EC3042E" w14:textId="77777777" w:rsidR="00D11B08" w:rsidRDefault="006B02E9">
      <w:pPr>
        <w:pStyle w:val="af"/>
        <w:spacing w:before="0" w:beforeAutospacing="0" w:after="0" w:afterAutospacing="0"/>
        <w:rPr>
          <w:rFonts w:cs="Helvetica"/>
          <w:color w:val="111111"/>
        </w:rPr>
      </w:pPr>
      <w:r>
        <w:rPr>
          <w:rFonts w:cs="Helvetica"/>
          <w:color w:val="111111"/>
          <w:u w:val="single"/>
        </w:rPr>
        <w:t>Windows:</w:t>
      </w:r>
    </w:p>
    <w:p w14:paraId="3A841DDF"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797AC09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53B2CC1"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A30E87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152FC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27BD7533"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A45F75A" w14:textId="77777777" w:rsidR="00D11B08" w:rsidRDefault="006B02E9">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592EF8A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7A063160" w14:textId="77777777" w:rsidR="00D11B08" w:rsidRDefault="006B02E9">
      <w:pPr>
        <w:rPr>
          <w:rFonts w:ascii="Times" w:hAnsi="Times" w:cs="Helvetica"/>
          <w:color w:val="111111"/>
          <w:sz w:val="20"/>
          <w:szCs w:val="20"/>
        </w:rPr>
      </w:pPr>
      <w:r>
        <w:rPr>
          <w:rFonts w:ascii="Times" w:hAnsi="Times" w:cs="Helvetica"/>
          <w:color w:val="111111"/>
          <w:sz w:val="20"/>
          <w:szCs w:val="20"/>
          <w:u w:val="single"/>
        </w:rPr>
        <w:t>Linux:</w:t>
      </w:r>
    </w:p>
    <w:p w14:paraId="5AA122BD"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72BE980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4DB4F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3C9571C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4C3B2B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150279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1AFDA19D" w14:textId="77777777" w:rsidR="00D11B08" w:rsidRDefault="006B02E9">
      <w:pPr>
        <w:pStyle w:val="2"/>
      </w:pPr>
      <w:bookmarkStart w:id="29" w:name="_Toc5632205"/>
      <w:r>
        <w:t>2.2. System capabilities</w:t>
      </w:r>
      <w:bookmarkEnd w:id="25"/>
      <w:bookmarkEnd w:id="26"/>
      <w:bookmarkEnd w:id="27"/>
      <w:bookmarkEnd w:id="28"/>
      <w:bookmarkEnd w:id="29"/>
    </w:p>
    <w:p w14:paraId="0F2DCEE4" w14:textId="77777777" w:rsidR="00D11B08" w:rsidRDefault="006B02E9">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6B66C5E9"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0C3679D"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36AE87F"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776630A4"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266501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w:t>
      </w:r>
      <w:r>
        <w:rPr>
          <w:rFonts w:cs="Helvetica"/>
          <w:color w:val="111111"/>
          <w:lang w:eastAsia="zh-CN"/>
        </w:rPr>
        <w:lastRenderedPageBreak/>
        <w:t xml:space="preserve">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C09E483"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2901F66"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1E117388"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1E89FC67" w14:textId="77777777" w:rsidR="00D11B08" w:rsidRDefault="006B02E9">
      <w:pPr>
        <w:pStyle w:val="2"/>
      </w:pPr>
      <w:bookmarkStart w:id="30" w:name="_Toc5632206"/>
      <w:bookmarkStart w:id="31" w:name="_Toc5208483"/>
      <w:bookmarkStart w:id="32" w:name="_Toc5192565"/>
      <w:bookmarkStart w:id="33" w:name="_Toc5206276"/>
      <w:bookmarkStart w:id="34" w:name="_Toc5206129"/>
      <w:bookmarkStart w:id="35" w:name="_Toc5192575"/>
      <w:bookmarkStart w:id="36" w:name="_Toc5206283"/>
      <w:bookmarkStart w:id="37" w:name="_Toc5208490"/>
      <w:bookmarkStart w:id="38" w:name="_Toc5206133"/>
      <w:r>
        <w:t>2.3. Use cases for Customers</w:t>
      </w:r>
      <w:bookmarkEnd w:id="30"/>
      <w:bookmarkEnd w:id="31"/>
      <w:bookmarkEnd w:id="32"/>
      <w:bookmarkEnd w:id="33"/>
      <w:bookmarkEnd w:id="34"/>
    </w:p>
    <w:p w14:paraId="2EA4C6A6" w14:textId="77777777" w:rsidR="00D11B08" w:rsidRDefault="006B02E9">
      <w:pPr>
        <w:pStyle w:val="3"/>
      </w:pPr>
      <w:bookmarkStart w:id="39" w:name="_Toc5208484"/>
      <w:bookmarkStart w:id="40" w:name="_Toc5206277"/>
      <w:bookmarkStart w:id="41"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045DE5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58F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4D0F0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D11B08" w14:paraId="6831E9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7001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FB00A3"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A5438F7"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C1A4E13" w14:textId="77777777" w:rsidR="00D11B08" w:rsidRDefault="006B02E9">
            <w:pPr>
              <w:pStyle w:val="TableParagraph"/>
              <w:tabs>
                <w:tab w:val="left" w:pos="800"/>
              </w:tabs>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369382F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DA68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E79D8A"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70CE028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13EA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10DBD4"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D11B08" w14:paraId="3B3B23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4486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1FB280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272499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D4983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E02CD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576A15D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21C17D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ACA8C0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D11B08" w14:paraId="1660148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D40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D4EBA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486D00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0F3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299FC3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D11B08" w14:paraId="235743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AC9B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D2D58D"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C12BA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D32D4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7C0AC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EB5566B"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8A41129"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06B464E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8FFDC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1C08CC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65AF55F"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69330DD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A6B0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23D0A51C" w14:textId="77777777" w:rsidR="00D11B08" w:rsidRDefault="00D11B08"/>
        </w:tc>
      </w:tr>
      <w:tr w:rsidR="00D11B08" w14:paraId="423343A9" w14:textId="77777777">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3A83FAF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43F3A6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8AF8FFA" w14:textId="77777777" w:rsidR="00D11B08" w:rsidRDefault="006B02E9">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D11B08" w14:paraId="6E078AAB"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43B77C1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11F71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5E5495E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F8BA1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5FB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9AF3E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8004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ACBD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EE56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5B323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4385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86494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13A73D9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45BC9C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057CEDA"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43F27E0" wp14:editId="65E9A2F3">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grayscl/>
                          </a:blip>
                          <a:stretch>
                            <a:fillRect/>
                          </a:stretch>
                        </pic:blipFill>
                        <pic:spPr>
                          <a:xfrm>
                            <a:off x="0" y="0"/>
                            <a:ext cx="4408805" cy="3010535"/>
                          </a:xfrm>
                          <a:prstGeom prst="rect">
                            <a:avLst/>
                          </a:prstGeom>
                          <a:noFill/>
                          <a:ln w="9525">
                            <a:noFill/>
                          </a:ln>
                        </pic:spPr>
                      </pic:pic>
                    </a:graphicData>
                  </a:graphic>
                </wp:inline>
              </w:drawing>
            </w:r>
          </w:p>
        </w:tc>
      </w:tr>
      <w:tr w:rsidR="00D11B08" w14:paraId="124BA00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F28CC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10F1CE9"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D4EB1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59ED689"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7A47221A" w14:textId="77777777" w:rsidR="00D11B08" w:rsidRDefault="00D11B08">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15F43F6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31F55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4999393C" w14:textId="77777777" w:rsidR="00D11B08" w:rsidRDefault="006B02E9">
      <w:pPr>
        <w:pStyle w:val="3"/>
      </w:pPr>
      <w:bookmarkStart w:id="42" w:name="_Toc5206278"/>
      <w:bookmarkStart w:id="43" w:name="_Toc5208485"/>
      <w:bookmarkStart w:id="44"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2"/>
      <w:bookmarkEnd w:id="43"/>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C63DE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589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EDA00F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D11B08" w14:paraId="575A448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6E99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3FA2A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F3A93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531ECE8"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70BFBD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44E2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93811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2BA1D8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810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36E2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D11B08" w14:paraId="010DB4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0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2C142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8AB5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46CA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729255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24966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453C6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E6DF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D11B08" w14:paraId="7A830C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AC0D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9FCC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78EE1C6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910DD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7CCDAA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D11B08" w14:paraId="7B60E7A0"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1C56BE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DCA0CF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D11B08" w14:paraId="56AE65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A2DB7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5C92A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169E62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7426C8DF"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7B7397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9256F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51EA82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BFA125"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EF4FC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7965D4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84DA8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D11B08" w14:paraId="3A4E2EFD"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795BBD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654182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3302D7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BA66FC2" w14:textId="77777777">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46D6F2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554F3E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23920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D11B08" w14:paraId="63C2163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1A55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4BD1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30D28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B2C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33C4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42EBCC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D374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31A2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4557F04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00DD75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0B20C2" w14:textId="77777777" w:rsidR="00D11B08" w:rsidRDefault="006B02E9">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4F1D37AB" wp14:editId="2EED6A79">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grayscl/>
                          </a:blip>
                          <a:stretch>
                            <a:fillRect/>
                          </a:stretch>
                        </pic:blipFill>
                        <pic:spPr>
                          <a:xfrm>
                            <a:off x="0" y="0"/>
                            <a:ext cx="4487545" cy="3076575"/>
                          </a:xfrm>
                          <a:prstGeom prst="rect">
                            <a:avLst/>
                          </a:prstGeom>
                          <a:noFill/>
                          <a:ln w="9525">
                            <a:noFill/>
                          </a:ln>
                        </pic:spPr>
                      </pic:pic>
                    </a:graphicData>
                  </a:graphic>
                </wp:inline>
              </w:drawing>
            </w:r>
          </w:p>
          <w:p w14:paraId="0BF4B1D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5FC481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AAC0B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AF36C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AD4EFB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5A67998A" w14:textId="77777777" w:rsidR="00D11B08" w:rsidRDefault="006B02E9">
      <w:pPr>
        <w:pStyle w:val="3"/>
      </w:pPr>
      <w:bookmarkStart w:id="45" w:name="_Toc5208486"/>
      <w:bookmarkStart w:id="46" w:name="_Toc5632209"/>
      <w:bookmarkStart w:id="47" w:name="_Toc5206279"/>
      <w:r>
        <w:rPr>
          <w:rFonts w:eastAsia="Times New Roman"/>
        </w:rPr>
        <w:t>2.</w:t>
      </w:r>
      <w:r>
        <w:rPr>
          <w:rFonts w:hint="eastAsia"/>
        </w:rPr>
        <w:t>3.3 User turns on/off</w:t>
      </w:r>
      <w:r>
        <w:t xml:space="preserve"> the lights.</w:t>
      </w:r>
      <w:bookmarkEnd w:id="45"/>
      <w:bookmarkEnd w:id="46"/>
      <w:bookmarkEnd w:id="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32391A6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7A1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E32141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D11B08" w14:paraId="429452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B6E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B6772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8D9DD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5ECA574"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AD789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28CA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E6946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4AF753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C9D1D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E8337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D11B08" w14:paraId="670C27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53B3D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269AC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78050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4F3D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2E432D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1F00CEA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0ABA6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425F3A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8AB00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451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9AEF99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0EBD9CF6"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1347FA1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B51733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D11B08" w14:paraId="2205437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3B41A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B51F3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D11B08" w14:paraId="7773833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FA38C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061BAA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042A2F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7C687FA"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57E0E3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F3BB5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466689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2B334B0"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365B3AB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4E76C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4C49A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D11B08" w14:paraId="634C62D8"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7FF8F84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D5AED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5B07E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D11B08" w14:paraId="78D770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8DE9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C005D2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2502D5F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6D8BB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FFC2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DD88E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85D12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93E0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B06A1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084207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6A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C240F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D11B08" w14:paraId="43A819E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815BC6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EA12EA" w14:textId="77777777" w:rsidR="00D11B08" w:rsidRDefault="00D11B08">
            <w:pPr>
              <w:pStyle w:val="TableParagraph"/>
              <w:spacing w:before="6"/>
              <w:rPr>
                <w:rFonts w:ascii="Times New Roman" w:eastAsia="Times New Roman" w:hAnsi="Times New Roman" w:cs="Times New Roman"/>
                <w:sz w:val="19"/>
                <w:szCs w:val="19"/>
              </w:rPr>
            </w:pPr>
          </w:p>
          <w:p w14:paraId="42E45DC5" w14:textId="77777777" w:rsidR="00D11B08" w:rsidRDefault="006B02E9">
            <w:pPr>
              <w:pStyle w:val="af"/>
              <w:spacing w:before="0" w:beforeAutospacing="0" w:after="0" w:afterAutospacing="0"/>
            </w:pPr>
            <w:r>
              <w:rPr>
                <w:noProof/>
                <w:lang w:eastAsia="zh-CN"/>
              </w:rPr>
              <w:drawing>
                <wp:inline distT="0" distB="0" distL="114300" distR="114300" wp14:anchorId="651A6525" wp14:editId="40A71754">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4DEE2256"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5ED891D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F78D6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F7E53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A20FEB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560ADF7" w14:textId="77777777" w:rsidR="00D11B08" w:rsidRDefault="006B02E9">
      <w:pPr>
        <w:pStyle w:val="3"/>
        <w:rPr>
          <w:rFonts w:ascii="Helvetica" w:hAnsi="Helvetica" w:cs="Helvetica"/>
          <w:color w:val="111111"/>
          <w:sz w:val="23"/>
          <w:szCs w:val="23"/>
        </w:rPr>
      </w:pPr>
      <w:bookmarkStart w:id="48" w:name="_Toc5206280"/>
      <w:bookmarkStart w:id="49" w:name="_Toc5206130"/>
      <w:bookmarkStart w:id="50" w:name="_Toc5632210"/>
      <w:bookmarkStart w:id="51" w:name="_Toc5208487"/>
      <w:bookmarkStart w:id="52" w:name="_Toc5192572"/>
      <w:r>
        <w:t>2.</w:t>
      </w:r>
      <w:r>
        <w:rPr>
          <w:rFonts w:hint="eastAsia"/>
        </w:rPr>
        <w:t>3.</w:t>
      </w:r>
      <w:r>
        <w:rPr>
          <w:rFonts w:hint="eastAsia"/>
          <w:lang w:eastAsia="zh-CN"/>
        </w:rPr>
        <w:t>4</w:t>
      </w:r>
      <w:r>
        <w:rPr>
          <w:rFonts w:hint="eastAsia"/>
        </w:rPr>
        <w:t xml:space="preserve"> </w:t>
      </w:r>
      <w:r>
        <w:t>User Wants to Quit the Application</w:t>
      </w:r>
      <w:bookmarkEnd w:id="48"/>
      <w:bookmarkEnd w:id="49"/>
      <w:bookmarkEnd w:id="50"/>
      <w:bookmarkEnd w:id="51"/>
      <w:bookmarkEnd w:id="52"/>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009E6D28" w14:textId="77777777">
        <w:tc>
          <w:tcPr>
            <w:tcW w:w="1980" w:type="dxa"/>
          </w:tcPr>
          <w:p w14:paraId="58FEBF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3FF3A21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D11B08" w14:paraId="6D9DC60F" w14:textId="77777777">
        <w:tc>
          <w:tcPr>
            <w:tcW w:w="1980" w:type="dxa"/>
          </w:tcPr>
          <w:p w14:paraId="58CE435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7BFB2A9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30A9044B" w14:textId="77777777">
        <w:tc>
          <w:tcPr>
            <w:tcW w:w="1980" w:type="dxa"/>
          </w:tcPr>
          <w:p w14:paraId="58C41A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62CD3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66549415" w14:textId="77777777">
        <w:tc>
          <w:tcPr>
            <w:tcW w:w="1980" w:type="dxa"/>
          </w:tcPr>
          <w:p w14:paraId="5F168D2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7F33190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6BC89BA4" w14:textId="77777777">
        <w:tc>
          <w:tcPr>
            <w:tcW w:w="1980" w:type="dxa"/>
          </w:tcPr>
          <w:p w14:paraId="55C1E8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B0C23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D11B08" w14:paraId="37CDF23F" w14:textId="77777777">
        <w:tc>
          <w:tcPr>
            <w:tcW w:w="1980" w:type="dxa"/>
          </w:tcPr>
          <w:p w14:paraId="0A07D1E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0D219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D11B08" w14:paraId="4884A8F3" w14:textId="77777777">
        <w:tc>
          <w:tcPr>
            <w:tcW w:w="1980" w:type="dxa"/>
          </w:tcPr>
          <w:p w14:paraId="72D33FA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2D3E425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D11B08" w14:paraId="205A858B" w14:textId="77777777">
        <w:tc>
          <w:tcPr>
            <w:tcW w:w="1980" w:type="dxa"/>
          </w:tcPr>
          <w:p w14:paraId="245250D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04F4046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1900EBE3" w14:textId="77777777">
        <w:tc>
          <w:tcPr>
            <w:tcW w:w="1980" w:type="dxa"/>
          </w:tcPr>
          <w:p w14:paraId="4BC1E4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879856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D11B08" w14:paraId="4D50808E" w14:textId="77777777">
        <w:tc>
          <w:tcPr>
            <w:tcW w:w="1980" w:type="dxa"/>
          </w:tcPr>
          <w:p w14:paraId="536620E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0093C0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D11B08" w14:paraId="2C6BEA53" w14:textId="77777777">
        <w:tc>
          <w:tcPr>
            <w:tcW w:w="1980" w:type="dxa"/>
          </w:tcPr>
          <w:p w14:paraId="2460A14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2A17E488"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1A6F0A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D11B08" w14:paraId="43A754E8" w14:textId="77777777">
        <w:tc>
          <w:tcPr>
            <w:tcW w:w="1980" w:type="dxa"/>
          </w:tcPr>
          <w:p w14:paraId="43094519"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55ACACD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5C6FAF5C" w14:textId="77777777" w:rsidR="00D11B08" w:rsidRDefault="00D11B08">
            <w:pPr>
              <w:pStyle w:val="af"/>
              <w:rPr>
                <w:rFonts w:ascii="Times New Roman" w:eastAsiaTheme="minorHAnsi" w:hAnsiTheme="minorHAnsi" w:cstheme="minorBidi"/>
                <w:spacing w:val="-2"/>
                <w:w w:val="115"/>
                <w:kern w:val="0"/>
                <w:szCs w:val="22"/>
              </w:rPr>
            </w:pPr>
          </w:p>
        </w:tc>
      </w:tr>
      <w:tr w:rsidR="00D11B08" w14:paraId="6B84A650" w14:textId="77777777">
        <w:tc>
          <w:tcPr>
            <w:tcW w:w="1980" w:type="dxa"/>
          </w:tcPr>
          <w:p w14:paraId="0571251F"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60A9CBC2"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6CFAC5D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D11B08" w14:paraId="64F8F9C3" w14:textId="77777777">
        <w:tc>
          <w:tcPr>
            <w:tcW w:w="1980" w:type="dxa"/>
          </w:tcPr>
          <w:p w14:paraId="5AED49C4"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C33C409"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8F47352"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D11B08" w14:paraId="2D7C93AE" w14:textId="77777777">
        <w:tc>
          <w:tcPr>
            <w:tcW w:w="1980" w:type="dxa"/>
          </w:tcPr>
          <w:p w14:paraId="3E929A0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192C3033"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F41E1B4" w14:textId="77777777" w:rsidR="00D11B08" w:rsidRDefault="00D11B08">
            <w:pPr>
              <w:pStyle w:val="af"/>
              <w:rPr>
                <w:rFonts w:ascii="Times New Roman" w:eastAsiaTheme="minorHAnsi" w:hAnsiTheme="minorHAnsi" w:cstheme="minorBidi"/>
                <w:spacing w:val="-2"/>
                <w:w w:val="115"/>
                <w:kern w:val="0"/>
                <w:szCs w:val="22"/>
              </w:rPr>
            </w:pPr>
          </w:p>
        </w:tc>
      </w:tr>
      <w:tr w:rsidR="00D11B08" w14:paraId="3ED47ED7" w14:textId="77777777">
        <w:tc>
          <w:tcPr>
            <w:tcW w:w="1980" w:type="dxa"/>
          </w:tcPr>
          <w:p w14:paraId="1F3A3329"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16C9612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forces shutdown (by shutting down his machine, using Android's Force Quit, etc.).</w:t>
            </w:r>
          </w:p>
        </w:tc>
        <w:tc>
          <w:tcPr>
            <w:tcW w:w="3532" w:type="dxa"/>
          </w:tcPr>
          <w:p w14:paraId="46A18E14" w14:textId="77777777" w:rsidR="00D11B08" w:rsidRDefault="00D11B08">
            <w:pPr>
              <w:pStyle w:val="af"/>
              <w:rPr>
                <w:rFonts w:ascii="Times New Roman" w:eastAsiaTheme="minorHAnsi" w:hAnsiTheme="minorHAnsi" w:cstheme="minorBidi"/>
                <w:spacing w:val="-2"/>
                <w:w w:val="115"/>
                <w:kern w:val="0"/>
                <w:szCs w:val="22"/>
              </w:rPr>
            </w:pPr>
          </w:p>
        </w:tc>
      </w:tr>
      <w:tr w:rsidR="00D11B08" w14:paraId="4D4A6C1A" w14:textId="77777777">
        <w:tc>
          <w:tcPr>
            <w:tcW w:w="1980" w:type="dxa"/>
          </w:tcPr>
          <w:p w14:paraId="7912D552"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28E951C"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12FB49C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D11B08" w14:paraId="09A350D8" w14:textId="77777777">
        <w:tc>
          <w:tcPr>
            <w:tcW w:w="1980" w:type="dxa"/>
          </w:tcPr>
          <w:p w14:paraId="3B21F13F"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2030C28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w:t>
            </w:r>
            <w:r>
              <w:rPr>
                <w:rFonts w:ascii="Times New Roman" w:eastAsiaTheme="minorHAnsi" w:hAnsiTheme="minorHAnsi" w:cstheme="minorBidi"/>
                <w:spacing w:val="-2"/>
                <w:w w:val="115"/>
                <w:kern w:val="0"/>
                <w:szCs w:val="22"/>
              </w:rPr>
              <w:lastRenderedPageBreak/>
              <w:t>interface.</w:t>
            </w:r>
          </w:p>
        </w:tc>
      </w:tr>
      <w:tr w:rsidR="00D11B08" w14:paraId="7F722E1F" w14:textId="77777777">
        <w:tc>
          <w:tcPr>
            <w:tcW w:w="1980" w:type="dxa"/>
          </w:tcPr>
          <w:p w14:paraId="596130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009C18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6536D804" wp14:editId="0409FDE1">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5A604DAD" w14:textId="77777777" w:rsidR="00D11B08" w:rsidRDefault="006B02E9">
      <w:pPr>
        <w:pStyle w:val="3"/>
      </w:pPr>
      <w:bookmarkStart w:id="53" w:name="_Toc5192573"/>
      <w:bookmarkStart w:id="54" w:name="_Toc5208488"/>
      <w:bookmarkStart w:id="55" w:name="_Toc5206281"/>
      <w:bookmarkStart w:id="56" w:name="_Toc5206131"/>
      <w:bookmarkStart w:id="57" w:name="_Toc5632211"/>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53"/>
      <w:bookmarkEnd w:id="54"/>
      <w:bookmarkEnd w:id="55"/>
      <w:bookmarkEnd w:id="56"/>
      <w:bookmarkEnd w:id="57"/>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3E6174AB" w14:textId="77777777">
        <w:tc>
          <w:tcPr>
            <w:tcW w:w="1980" w:type="dxa"/>
          </w:tcPr>
          <w:p w14:paraId="3B90D950" w14:textId="77777777" w:rsidR="00D11B08" w:rsidRDefault="006B02E9">
            <w:pPr>
              <w:pStyle w:val="TableParagraph"/>
              <w:spacing w:before="27"/>
              <w:ind w:left="27"/>
              <w:rPr>
                <w:rFonts w:ascii="Times New Roman"/>
                <w:spacing w:val="-2"/>
                <w:w w:val="115"/>
                <w:kern w:val="0"/>
                <w:sz w:val="20"/>
              </w:rPr>
            </w:pPr>
            <w:bookmarkStart w:id="58" w:name="_Hlk5132579"/>
            <w:r>
              <w:rPr>
                <w:rFonts w:ascii="Times New Roman"/>
                <w:spacing w:val="-2"/>
                <w:w w:val="115"/>
                <w:kern w:val="0"/>
                <w:sz w:val="20"/>
              </w:rPr>
              <w:t>Use Case</w:t>
            </w:r>
          </w:p>
        </w:tc>
        <w:tc>
          <w:tcPr>
            <w:tcW w:w="6650" w:type="dxa"/>
            <w:gridSpan w:val="2"/>
          </w:tcPr>
          <w:p w14:paraId="3EEDA8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D11B08" w14:paraId="01600CF3" w14:textId="77777777">
        <w:tc>
          <w:tcPr>
            <w:tcW w:w="1980" w:type="dxa"/>
          </w:tcPr>
          <w:p w14:paraId="3BC59F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27805595"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061ADC70" w14:textId="77777777">
        <w:tc>
          <w:tcPr>
            <w:tcW w:w="1980" w:type="dxa"/>
          </w:tcPr>
          <w:p w14:paraId="5CDD754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6E83A8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3EA1A951" w14:textId="77777777">
        <w:tc>
          <w:tcPr>
            <w:tcW w:w="1980" w:type="dxa"/>
          </w:tcPr>
          <w:p w14:paraId="4F87646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18242B6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0C92A91" w14:textId="77777777">
        <w:tc>
          <w:tcPr>
            <w:tcW w:w="1980" w:type="dxa"/>
          </w:tcPr>
          <w:p w14:paraId="5AE96A4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9F2E8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D11B08" w14:paraId="3C8BD4F3" w14:textId="77777777">
        <w:tc>
          <w:tcPr>
            <w:tcW w:w="1980" w:type="dxa"/>
          </w:tcPr>
          <w:p w14:paraId="0072CCA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F20E8B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D11B08" w14:paraId="024846D5" w14:textId="77777777">
        <w:tc>
          <w:tcPr>
            <w:tcW w:w="1980" w:type="dxa"/>
          </w:tcPr>
          <w:p w14:paraId="5B753CE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3BAD4BF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D11B08" w14:paraId="605EA3D0" w14:textId="77777777">
        <w:tc>
          <w:tcPr>
            <w:tcW w:w="1980" w:type="dxa"/>
          </w:tcPr>
          <w:p w14:paraId="29D215C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B9A0FD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87061C2" w14:textId="77777777">
        <w:tc>
          <w:tcPr>
            <w:tcW w:w="1980" w:type="dxa"/>
          </w:tcPr>
          <w:p w14:paraId="29BF54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C14E3B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2898266C" w14:textId="77777777">
        <w:tc>
          <w:tcPr>
            <w:tcW w:w="1980" w:type="dxa"/>
          </w:tcPr>
          <w:p w14:paraId="4A63227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582F45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43C8931A" w14:textId="77777777">
        <w:tc>
          <w:tcPr>
            <w:tcW w:w="1980" w:type="dxa"/>
          </w:tcPr>
          <w:p w14:paraId="7006CF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05C123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734E88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05F72860" w14:textId="77777777">
        <w:tc>
          <w:tcPr>
            <w:tcW w:w="1980" w:type="dxa"/>
          </w:tcPr>
          <w:p w14:paraId="00C0183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46D288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4AB7BDBF" w14:textId="77777777" w:rsidR="00D11B08" w:rsidRDefault="00D11B08">
            <w:pPr>
              <w:pStyle w:val="TableParagraph"/>
              <w:spacing w:before="27"/>
              <w:ind w:left="27"/>
              <w:rPr>
                <w:rFonts w:ascii="Times New Roman"/>
                <w:spacing w:val="-2"/>
                <w:w w:val="115"/>
                <w:kern w:val="0"/>
                <w:sz w:val="20"/>
              </w:rPr>
            </w:pPr>
          </w:p>
        </w:tc>
      </w:tr>
      <w:tr w:rsidR="00D11B08" w14:paraId="61A47240" w14:textId="77777777">
        <w:tc>
          <w:tcPr>
            <w:tcW w:w="1980" w:type="dxa"/>
          </w:tcPr>
          <w:p w14:paraId="75D4922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76F72972" w14:textId="77777777" w:rsidR="00D11B08" w:rsidRDefault="00D11B08">
            <w:pPr>
              <w:pStyle w:val="TableParagraph"/>
              <w:spacing w:before="27"/>
              <w:ind w:left="27"/>
              <w:rPr>
                <w:rFonts w:ascii="Times New Roman"/>
                <w:spacing w:val="-2"/>
                <w:w w:val="115"/>
                <w:kern w:val="0"/>
                <w:sz w:val="20"/>
              </w:rPr>
            </w:pPr>
          </w:p>
        </w:tc>
        <w:tc>
          <w:tcPr>
            <w:tcW w:w="3532" w:type="dxa"/>
          </w:tcPr>
          <w:p w14:paraId="02FDE7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D11B08" w14:paraId="7ABBED1A" w14:textId="77777777">
        <w:tc>
          <w:tcPr>
            <w:tcW w:w="1980" w:type="dxa"/>
          </w:tcPr>
          <w:p w14:paraId="7CBFF4C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6B1EDDAB" w14:textId="77777777" w:rsidR="00D11B08" w:rsidRDefault="00D11B08">
            <w:pPr>
              <w:pStyle w:val="TableParagraph"/>
              <w:spacing w:before="27"/>
              <w:ind w:left="27"/>
              <w:rPr>
                <w:rFonts w:ascii="Times New Roman"/>
                <w:spacing w:val="-2"/>
                <w:w w:val="115"/>
                <w:kern w:val="0"/>
                <w:sz w:val="20"/>
              </w:rPr>
            </w:pPr>
          </w:p>
        </w:tc>
        <w:tc>
          <w:tcPr>
            <w:tcW w:w="3532" w:type="dxa"/>
          </w:tcPr>
          <w:p w14:paraId="1A2AE5B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13DA0A7D" w14:textId="77777777">
        <w:tc>
          <w:tcPr>
            <w:tcW w:w="1980" w:type="dxa"/>
          </w:tcPr>
          <w:p w14:paraId="16840B2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62AD0287" w14:textId="77777777" w:rsidR="00D11B08" w:rsidRDefault="00D11B08">
            <w:pPr>
              <w:pStyle w:val="TableParagraph"/>
              <w:spacing w:before="27"/>
              <w:ind w:left="27"/>
              <w:rPr>
                <w:rFonts w:ascii="Times New Roman"/>
                <w:spacing w:val="-2"/>
                <w:w w:val="115"/>
                <w:kern w:val="0"/>
                <w:sz w:val="20"/>
              </w:rPr>
            </w:pPr>
          </w:p>
        </w:tc>
        <w:tc>
          <w:tcPr>
            <w:tcW w:w="3532" w:type="dxa"/>
          </w:tcPr>
          <w:p w14:paraId="2246DEB2" w14:textId="77777777" w:rsidR="00D11B08" w:rsidRDefault="00D11B08">
            <w:pPr>
              <w:pStyle w:val="TableParagraph"/>
              <w:spacing w:before="27"/>
              <w:ind w:left="27"/>
              <w:rPr>
                <w:rFonts w:ascii="Times New Roman"/>
                <w:spacing w:val="-2"/>
                <w:w w:val="115"/>
                <w:kern w:val="0"/>
                <w:sz w:val="20"/>
              </w:rPr>
            </w:pPr>
          </w:p>
        </w:tc>
      </w:tr>
      <w:tr w:rsidR="00D11B08" w14:paraId="44BC997D" w14:textId="77777777">
        <w:tc>
          <w:tcPr>
            <w:tcW w:w="1980" w:type="dxa"/>
          </w:tcPr>
          <w:p w14:paraId="2ED11D4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75BF0C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0D31A611" w14:textId="77777777" w:rsidR="00D11B08" w:rsidRDefault="00D11B08">
            <w:pPr>
              <w:pStyle w:val="TableParagraph"/>
              <w:spacing w:before="27"/>
              <w:ind w:left="27"/>
              <w:rPr>
                <w:rFonts w:ascii="Times New Roman"/>
                <w:spacing w:val="-2"/>
                <w:w w:val="115"/>
                <w:kern w:val="0"/>
                <w:sz w:val="20"/>
              </w:rPr>
            </w:pPr>
          </w:p>
        </w:tc>
      </w:tr>
      <w:tr w:rsidR="00D11B08" w14:paraId="62E71156" w14:textId="77777777">
        <w:tc>
          <w:tcPr>
            <w:tcW w:w="1980" w:type="dxa"/>
          </w:tcPr>
          <w:p w14:paraId="12593CE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4826AB9" w14:textId="77777777" w:rsidR="00D11B08" w:rsidRDefault="00D11B08">
            <w:pPr>
              <w:pStyle w:val="TableParagraph"/>
              <w:spacing w:before="27"/>
              <w:ind w:left="27"/>
              <w:rPr>
                <w:rFonts w:ascii="Times New Roman"/>
                <w:spacing w:val="-2"/>
                <w:w w:val="115"/>
                <w:kern w:val="0"/>
                <w:sz w:val="20"/>
              </w:rPr>
            </w:pPr>
          </w:p>
        </w:tc>
        <w:tc>
          <w:tcPr>
            <w:tcW w:w="3532" w:type="dxa"/>
          </w:tcPr>
          <w:p w14:paraId="1A44F7E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134B0EF5" w14:textId="77777777">
        <w:tc>
          <w:tcPr>
            <w:tcW w:w="1980" w:type="dxa"/>
          </w:tcPr>
          <w:p w14:paraId="559107D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37E625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647D84E" w14:textId="77777777">
        <w:tc>
          <w:tcPr>
            <w:tcW w:w="1980" w:type="dxa"/>
          </w:tcPr>
          <w:p w14:paraId="4189968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565FDA55"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E5D4DD9" wp14:editId="2C803EA6">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012055" cy="2305044"/>
                          </a:xfrm>
                          <a:prstGeom prst="rect">
                            <a:avLst/>
                          </a:prstGeom>
                        </pic:spPr>
                      </pic:pic>
                    </a:graphicData>
                  </a:graphic>
                </wp:inline>
              </w:drawing>
            </w:r>
          </w:p>
        </w:tc>
      </w:tr>
    </w:tbl>
    <w:p w14:paraId="7D41F19D" w14:textId="77777777" w:rsidR="00D11B08" w:rsidRDefault="006B02E9">
      <w:pPr>
        <w:pStyle w:val="3"/>
      </w:pPr>
      <w:bookmarkStart w:id="59" w:name="_Toc5208489"/>
      <w:bookmarkStart w:id="60" w:name="_Toc5632212"/>
      <w:bookmarkStart w:id="61" w:name="_Toc5206132"/>
      <w:bookmarkStart w:id="62" w:name="_Toc5206282"/>
      <w:bookmarkStart w:id="63" w:name="_Toc5192574"/>
      <w:bookmarkEnd w:id="58"/>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9"/>
      <w:bookmarkEnd w:id="60"/>
      <w:bookmarkEnd w:id="61"/>
      <w:bookmarkEnd w:id="62"/>
      <w:bookmarkEnd w:id="63"/>
    </w:p>
    <w:tbl>
      <w:tblPr>
        <w:tblStyle w:val="af8"/>
        <w:tblW w:w="8743" w:type="dxa"/>
        <w:tblInd w:w="113" w:type="dxa"/>
        <w:tblLayout w:type="fixed"/>
        <w:tblLook w:val="04A0" w:firstRow="1" w:lastRow="0" w:firstColumn="1" w:lastColumn="0" w:noHBand="0" w:noVBand="1"/>
      </w:tblPr>
      <w:tblGrid>
        <w:gridCol w:w="1720"/>
        <w:gridCol w:w="3352"/>
        <w:gridCol w:w="3671"/>
      </w:tblGrid>
      <w:tr w:rsidR="00D11B08" w14:paraId="68631189" w14:textId="77777777">
        <w:tc>
          <w:tcPr>
            <w:tcW w:w="1720" w:type="dxa"/>
          </w:tcPr>
          <w:p w14:paraId="65DF069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80D117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D11B08" w14:paraId="4C21C3E0" w14:textId="77777777">
        <w:tc>
          <w:tcPr>
            <w:tcW w:w="1720" w:type="dxa"/>
          </w:tcPr>
          <w:p w14:paraId="3BA4AD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37AB928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1DA34482" w14:textId="77777777">
        <w:tc>
          <w:tcPr>
            <w:tcW w:w="1720" w:type="dxa"/>
          </w:tcPr>
          <w:p w14:paraId="466438F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0DEB79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580D806E" w14:textId="77777777">
        <w:tc>
          <w:tcPr>
            <w:tcW w:w="1720" w:type="dxa"/>
          </w:tcPr>
          <w:p w14:paraId="1B87F5B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9EB043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47367E2" w14:textId="77777777">
        <w:tc>
          <w:tcPr>
            <w:tcW w:w="1720" w:type="dxa"/>
          </w:tcPr>
          <w:p w14:paraId="1904DC9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6A907F6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D11B08" w14:paraId="2E883847" w14:textId="77777777">
        <w:tc>
          <w:tcPr>
            <w:tcW w:w="1720" w:type="dxa"/>
          </w:tcPr>
          <w:p w14:paraId="1A65130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3298E4A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D11B08" w14:paraId="0EC4E1F5" w14:textId="77777777">
        <w:tc>
          <w:tcPr>
            <w:tcW w:w="1720" w:type="dxa"/>
          </w:tcPr>
          <w:p w14:paraId="3AE3C75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4F62723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D11B08" w14:paraId="04FBC8DB" w14:textId="77777777">
        <w:tc>
          <w:tcPr>
            <w:tcW w:w="1720" w:type="dxa"/>
          </w:tcPr>
          <w:p w14:paraId="321D21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2289367B"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69975BEB" w14:textId="77777777">
        <w:tc>
          <w:tcPr>
            <w:tcW w:w="1720" w:type="dxa"/>
          </w:tcPr>
          <w:p w14:paraId="4A5527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3FDBAD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7B3E2E50" w14:textId="77777777">
        <w:tc>
          <w:tcPr>
            <w:tcW w:w="1720" w:type="dxa"/>
          </w:tcPr>
          <w:p w14:paraId="6EAE45F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EBF481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D11B08" w14:paraId="73B6DDE2" w14:textId="77777777">
        <w:tc>
          <w:tcPr>
            <w:tcW w:w="1720" w:type="dxa"/>
          </w:tcPr>
          <w:p w14:paraId="1B83B29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6672AB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EDD87F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18AC49FD" w14:textId="77777777">
        <w:tc>
          <w:tcPr>
            <w:tcW w:w="1720" w:type="dxa"/>
          </w:tcPr>
          <w:p w14:paraId="496B134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2BD02F8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6CBC8E4E" w14:textId="77777777" w:rsidR="00D11B08" w:rsidRDefault="00D11B08">
            <w:pPr>
              <w:pStyle w:val="TableParagraph"/>
              <w:spacing w:before="27"/>
              <w:ind w:left="27"/>
              <w:rPr>
                <w:rFonts w:ascii="Times New Roman"/>
                <w:spacing w:val="-2"/>
                <w:w w:val="115"/>
                <w:kern w:val="0"/>
                <w:sz w:val="20"/>
              </w:rPr>
            </w:pPr>
          </w:p>
        </w:tc>
      </w:tr>
      <w:tr w:rsidR="00D11B08" w14:paraId="4FCE6E8A" w14:textId="77777777">
        <w:tc>
          <w:tcPr>
            <w:tcW w:w="1720" w:type="dxa"/>
          </w:tcPr>
          <w:p w14:paraId="249F27E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08CBB812" w14:textId="77777777" w:rsidR="00D11B08" w:rsidRDefault="00D11B08">
            <w:pPr>
              <w:pStyle w:val="TableParagraph"/>
              <w:spacing w:before="27"/>
              <w:ind w:left="27"/>
              <w:rPr>
                <w:rFonts w:ascii="Times New Roman"/>
                <w:spacing w:val="-2"/>
                <w:w w:val="115"/>
                <w:kern w:val="0"/>
                <w:sz w:val="20"/>
              </w:rPr>
            </w:pPr>
          </w:p>
        </w:tc>
        <w:tc>
          <w:tcPr>
            <w:tcW w:w="3671" w:type="dxa"/>
          </w:tcPr>
          <w:p w14:paraId="0A613F8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D11B08" w14:paraId="35A288D6" w14:textId="77777777">
        <w:tc>
          <w:tcPr>
            <w:tcW w:w="1720" w:type="dxa"/>
          </w:tcPr>
          <w:p w14:paraId="3D7377D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11C8D5BD" w14:textId="77777777" w:rsidR="00D11B08" w:rsidRDefault="00D11B08">
            <w:pPr>
              <w:pStyle w:val="TableParagraph"/>
              <w:spacing w:before="27"/>
              <w:ind w:left="27"/>
              <w:rPr>
                <w:rFonts w:ascii="Times New Roman"/>
                <w:spacing w:val="-2"/>
                <w:w w:val="115"/>
                <w:kern w:val="0"/>
                <w:sz w:val="20"/>
              </w:rPr>
            </w:pPr>
          </w:p>
        </w:tc>
        <w:tc>
          <w:tcPr>
            <w:tcW w:w="3671" w:type="dxa"/>
          </w:tcPr>
          <w:p w14:paraId="60BC5F5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5AC3F623" w14:textId="77777777">
        <w:tc>
          <w:tcPr>
            <w:tcW w:w="1720" w:type="dxa"/>
          </w:tcPr>
          <w:p w14:paraId="376859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39470232" w14:textId="77777777" w:rsidR="00D11B08" w:rsidRDefault="00D11B08">
            <w:pPr>
              <w:pStyle w:val="TableParagraph"/>
              <w:spacing w:before="27"/>
              <w:ind w:left="27"/>
              <w:rPr>
                <w:rFonts w:ascii="Times New Roman"/>
                <w:spacing w:val="-2"/>
                <w:w w:val="115"/>
                <w:kern w:val="0"/>
                <w:sz w:val="20"/>
              </w:rPr>
            </w:pPr>
          </w:p>
        </w:tc>
        <w:tc>
          <w:tcPr>
            <w:tcW w:w="3671" w:type="dxa"/>
          </w:tcPr>
          <w:p w14:paraId="742C18E5" w14:textId="77777777" w:rsidR="00D11B08" w:rsidRDefault="00D11B08">
            <w:pPr>
              <w:pStyle w:val="TableParagraph"/>
              <w:spacing w:before="27"/>
              <w:ind w:left="27"/>
              <w:rPr>
                <w:rFonts w:ascii="Times New Roman"/>
                <w:spacing w:val="-2"/>
                <w:w w:val="115"/>
                <w:kern w:val="0"/>
                <w:sz w:val="20"/>
              </w:rPr>
            </w:pPr>
          </w:p>
        </w:tc>
      </w:tr>
      <w:tr w:rsidR="00D11B08" w14:paraId="506807BA" w14:textId="77777777">
        <w:tc>
          <w:tcPr>
            <w:tcW w:w="1720" w:type="dxa"/>
          </w:tcPr>
          <w:p w14:paraId="2AC67AC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1B5FF00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A87A23E" w14:textId="77777777" w:rsidR="00D11B08" w:rsidRDefault="00D11B08">
            <w:pPr>
              <w:pStyle w:val="TableParagraph"/>
              <w:spacing w:before="27"/>
              <w:ind w:left="27"/>
              <w:rPr>
                <w:rFonts w:ascii="Times New Roman"/>
                <w:spacing w:val="-2"/>
                <w:w w:val="115"/>
                <w:kern w:val="0"/>
                <w:sz w:val="20"/>
              </w:rPr>
            </w:pPr>
          </w:p>
        </w:tc>
      </w:tr>
      <w:tr w:rsidR="00D11B08" w14:paraId="0B3B8CC0" w14:textId="77777777">
        <w:tc>
          <w:tcPr>
            <w:tcW w:w="1720" w:type="dxa"/>
          </w:tcPr>
          <w:p w14:paraId="41FD574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F0AA13A" w14:textId="77777777" w:rsidR="00D11B08" w:rsidRDefault="00D11B08">
            <w:pPr>
              <w:pStyle w:val="TableParagraph"/>
              <w:spacing w:before="27"/>
              <w:ind w:left="27"/>
              <w:rPr>
                <w:rFonts w:ascii="Times New Roman"/>
                <w:spacing w:val="-2"/>
                <w:w w:val="115"/>
                <w:kern w:val="0"/>
                <w:sz w:val="20"/>
              </w:rPr>
            </w:pPr>
          </w:p>
        </w:tc>
        <w:tc>
          <w:tcPr>
            <w:tcW w:w="3671" w:type="dxa"/>
          </w:tcPr>
          <w:p w14:paraId="45D804C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441E2D6C" w14:textId="77777777">
        <w:tc>
          <w:tcPr>
            <w:tcW w:w="1720" w:type="dxa"/>
          </w:tcPr>
          <w:p w14:paraId="0693686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601942A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4075BC0" w14:textId="77777777">
        <w:tc>
          <w:tcPr>
            <w:tcW w:w="1720" w:type="dxa"/>
          </w:tcPr>
          <w:p w14:paraId="54C169A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1AFE9784"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EF01E5A" wp14:editId="6CC9377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305521" cy="2305168"/>
                          </a:xfrm>
                          <a:prstGeom prst="rect">
                            <a:avLst/>
                          </a:prstGeom>
                        </pic:spPr>
                      </pic:pic>
                    </a:graphicData>
                  </a:graphic>
                </wp:inline>
              </w:drawing>
            </w:r>
          </w:p>
        </w:tc>
      </w:tr>
    </w:tbl>
    <w:p w14:paraId="1957A274" w14:textId="77777777" w:rsidR="00D11B08" w:rsidRDefault="006B02E9">
      <w:pPr>
        <w:pStyle w:val="3"/>
        <w:rPr>
          <w:rFonts w:eastAsia="宋体" w:cs="Times New Roman"/>
          <w:sz w:val="23"/>
          <w:szCs w:val="23"/>
          <w:lang w:eastAsia="zh-CN"/>
        </w:rPr>
      </w:pPr>
      <w:bookmarkStart w:id="64" w:name="_Toc5632213"/>
      <w:r>
        <w:t>2.</w:t>
      </w:r>
      <w:r>
        <w:rPr>
          <w:rFonts w:hint="eastAsia"/>
        </w:rPr>
        <w:t>3.</w:t>
      </w:r>
      <w:r>
        <w:rPr>
          <w:rFonts w:hint="eastAsia"/>
          <w:lang w:eastAsia="zh-CN"/>
        </w:rPr>
        <w:t>7</w:t>
      </w:r>
      <w:r>
        <w:t xml:space="preserve"> User Wants to Browse</w:t>
      </w:r>
      <w:r>
        <w:rPr>
          <w:rFonts w:hint="eastAsia"/>
        </w:rPr>
        <w:t xml:space="preserve"> </w:t>
      </w:r>
      <w:r>
        <w:t>the List of Buildings</w:t>
      </w:r>
      <w:bookmarkEnd w:id="64"/>
    </w:p>
    <w:tbl>
      <w:tblPr>
        <w:tblStyle w:val="af8"/>
        <w:tblW w:w="8630" w:type="dxa"/>
        <w:tblLayout w:type="fixed"/>
        <w:tblLook w:val="04A0" w:firstRow="1" w:lastRow="0" w:firstColumn="1" w:lastColumn="0" w:noHBand="0" w:noVBand="1"/>
      </w:tblPr>
      <w:tblGrid>
        <w:gridCol w:w="1980"/>
        <w:gridCol w:w="3118"/>
        <w:gridCol w:w="3532"/>
      </w:tblGrid>
      <w:tr w:rsidR="00D11B08" w14:paraId="3973DBB4" w14:textId="77777777">
        <w:tc>
          <w:tcPr>
            <w:tcW w:w="1980" w:type="dxa"/>
            <w:tcBorders>
              <w:top w:val="single" w:sz="4" w:space="0" w:color="auto"/>
              <w:left w:val="single" w:sz="4" w:space="0" w:color="auto"/>
              <w:bottom w:val="single" w:sz="4" w:space="0" w:color="auto"/>
              <w:right w:val="single" w:sz="4" w:space="0" w:color="auto"/>
            </w:tcBorders>
          </w:tcPr>
          <w:p w14:paraId="51FFFD7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64AC1A2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D11B08" w14:paraId="088F2BF9" w14:textId="77777777">
        <w:tc>
          <w:tcPr>
            <w:tcW w:w="1980" w:type="dxa"/>
            <w:tcBorders>
              <w:top w:val="single" w:sz="4" w:space="0" w:color="auto"/>
              <w:left w:val="single" w:sz="4" w:space="0" w:color="auto"/>
              <w:bottom w:val="single" w:sz="4" w:space="0" w:color="auto"/>
              <w:right w:val="single" w:sz="4" w:space="0" w:color="auto"/>
            </w:tcBorders>
          </w:tcPr>
          <w:p w14:paraId="2CC04F3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68AB23F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7D3DD776" w14:textId="77777777">
        <w:tc>
          <w:tcPr>
            <w:tcW w:w="1980" w:type="dxa"/>
            <w:tcBorders>
              <w:top w:val="single" w:sz="4" w:space="0" w:color="auto"/>
              <w:left w:val="single" w:sz="4" w:space="0" w:color="auto"/>
              <w:bottom w:val="single" w:sz="4" w:space="0" w:color="auto"/>
              <w:right w:val="single" w:sz="4" w:space="0" w:color="auto"/>
            </w:tcBorders>
          </w:tcPr>
          <w:p w14:paraId="7796AB3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6A348E2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088DA316" w14:textId="77777777">
        <w:tc>
          <w:tcPr>
            <w:tcW w:w="1980" w:type="dxa"/>
            <w:tcBorders>
              <w:top w:val="single" w:sz="4" w:space="0" w:color="auto"/>
              <w:left w:val="single" w:sz="4" w:space="0" w:color="auto"/>
              <w:bottom w:val="single" w:sz="4" w:space="0" w:color="auto"/>
              <w:right w:val="single" w:sz="4" w:space="0" w:color="auto"/>
            </w:tcBorders>
          </w:tcPr>
          <w:p w14:paraId="487FC8A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694148A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5EB44872" w14:textId="77777777">
        <w:tc>
          <w:tcPr>
            <w:tcW w:w="1980" w:type="dxa"/>
            <w:tcBorders>
              <w:top w:val="single" w:sz="4" w:space="0" w:color="auto"/>
              <w:left w:val="single" w:sz="4" w:space="0" w:color="auto"/>
              <w:bottom w:val="single" w:sz="4" w:space="0" w:color="auto"/>
              <w:right w:val="single" w:sz="4" w:space="0" w:color="auto"/>
            </w:tcBorders>
          </w:tcPr>
          <w:p w14:paraId="3CB64A1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384589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D11B08" w14:paraId="7844FB95" w14:textId="77777777">
        <w:tc>
          <w:tcPr>
            <w:tcW w:w="1980" w:type="dxa"/>
            <w:tcBorders>
              <w:top w:val="single" w:sz="4" w:space="0" w:color="auto"/>
              <w:left w:val="single" w:sz="4" w:space="0" w:color="auto"/>
              <w:bottom w:val="single" w:sz="4" w:space="0" w:color="auto"/>
              <w:right w:val="single" w:sz="4" w:space="0" w:color="auto"/>
            </w:tcBorders>
          </w:tcPr>
          <w:p w14:paraId="454C211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149D795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D11B08" w14:paraId="416654CC" w14:textId="77777777">
        <w:tc>
          <w:tcPr>
            <w:tcW w:w="1980" w:type="dxa"/>
            <w:tcBorders>
              <w:top w:val="single" w:sz="4" w:space="0" w:color="auto"/>
              <w:left w:val="single" w:sz="4" w:space="0" w:color="auto"/>
              <w:bottom w:val="single" w:sz="4" w:space="0" w:color="auto"/>
              <w:right w:val="single" w:sz="4" w:space="0" w:color="auto"/>
            </w:tcBorders>
          </w:tcPr>
          <w:p w14:paraId="097482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55BCA72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D11B08" w14:paraId="2947AB31" w14:textId="77777777">
        <w:tc>
          <w:tcPr>
            <w:tcW w:w="1980" w:type="dxa"/>
            <w:tcBorders>
              <w:top w:val="single" w:sz="4" w:space="0" w:color="auto"/>
              <w:left w:val="single" w:sz="4" w:space="0" w:color="auto"/>
              <w:bottom w:val="single" w:sz="4" w:space="0" w:color="auto"/>
              <w:right w:val="single" w:sz="4" w:space="0" w:color="auto"/>
            </w:tcBorders>
          </w:tcPr>
          <w:p w14:paraId="0DCFDBB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7A2CF1D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7A9661F" w14:textId="77777777">
        <w:tc>
          <w:tcPr>
            <w:tcW w:w="1980" w:type="dxa"/>
            <w:tcBorders>
              <w:top w:val="single" w:sz="4" w:space="0" w:color="auto"/>
              <w:left w:val="single" w:sz="4" w:space="0" w:color="auto"/>
              <w:bottom w:val="single" w:sz="4" w:space="0" w:color="auto"/>
              <w:right w:val="single" w:sz="4" w:space="0" w:color="auto"/>
            </w:tcBorders>
          </w:tcPr>
          <w:p w14:paraId="3D7F2CA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52E1B35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7F2C99D0" w14:textId="77777777">
        <w:tc>
          <w:tcPr>
            <w:tcW w:w="1980" w:type="dxa"/>
            <w:tcBorders>
              <w:top w:val="single" w:sz="4" w:space="0" w:color="auto"/>
              <w:left w:val="single" w:sz="4" w:space="0" w:color="auto"/>
              <w:bottom w:val="single" w:sz="4" w:space="0" w:color="auto"/>
              <w:right w:val="single" w:sz="4" w:space="0" w:color="auto"/>
            </w:tcBorders>
          </w:tcPr>
          <w:p w14:paraId="78BF8D7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67A34F7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6A473BA7" w14:textId="77777777">
        <w:tc>
          <w:tcPr>
            <w:tcW w:w="1980" w:type="dxa"/>
            <w:tcBorders>
              <w:top w:val="single" w:sz="4" w:space="0" w:color="auto"/>
              <w:left w:val="single" w:sz="4" w:space="0" w:color="auto"/>
              <w:bottom w:val="single" w:sz="4" w:space="0" w:color="auto"/>
              <w:right w:val="single" w:sz="4" w:space="0" w:color="auto"/>
            </w:tcBorders>
          </w:tcPr>
          <w:p w14:paraId="6D15BDF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762695C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414E0CA0"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352215EA" w14:textId="77777777">
        <w:tc>
          <w:tcPr>
            <w:tcW w:w="1980" w:type="dxa"/>
            <w:tcBorders>
              <w:top w:val="single" w:sz="4" w:space="0" w:color="auto"/>
              <w:left w:val="single" w:sz="4" w:space="0" w:color="auto"/>
              <w:bottom w:val="single" w:sz="4" w:space="0" w:color="auto"/>
              <w:right w:val="single" w:sz="4" w:space="0" w:color="auto"/>
            </w:tcBorders>
          </w:tcPr>
          <w:p w14:paraId="49C8543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55417C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20030F" w14:textId="77777777" w:rsidR="00D11B08" w:rsidRDefault="00D11B08">
            <w:pPr>
              <w:pStyle w:val="TableParagraph"/>
              <w:spacing w:before="27"/>
              <w:ind w:left="27"/>
              <w:rPr>
                <w:rFonts w:ascii="Times New Roman"/>
                <w:spacing w:val="-2"/>
                <w:w w:val="115"/>
                <w:kern w:val="0"/>
                <w:sz w:val="20"/>
              </w:rPr>
            </w:pPr>
          </w:p>
        </w:tc>
      </w:tr>
      <w:tr w:rsidR="00D11B08" w14:paraId="43C63F19" w14:textId="77777777">
        <w:tc>
          <w:tcPr>
            <w:tcW w:w="1980" w:type="dxa"/>
            <w:tcBorders>
              <w:top w:val="single" w:sz="4" w:space="0" w:color="auto"/>
              <w:left w:val="single" w:sz="4" w:space="0" w:color="auto"/>
              <w:bottom w:val="single" w:sz="4" w:space="0" w:color="auto"/>
              <w:right w:val="single" w:sz="4" w:space="0" w:color="auto"/>
            </w:tcBorders>
          </w:tcPr>
          <w:p w14:paraId="77AF8613"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23B77F77"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1A1B5B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D11B08" w14:paraId="39ADDD1C" w14:textId="77777777">
        <w:tc>
          <w:tcPr>
            <w:tcW w:w="1980" w:type="dxa"/>
            <w:tcBorders>
              <w:top w:val="single" w:sz="4" w:space="0" w:color="auto"/>
              <w:left w:val="single" w:sz="4" w:space="0" w:color="auto"/>
              <w:bottom w:val="single" w:sz="4" w:space="0" w:color="auto"/>
              <w:right w:val="single" w:sz="4" w:space="0" w:color="auto"/>
            </w:tcBorders>
          </w:tcPr>
          <w:p w14:paraId="276F6C5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789BF94E"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12B80BE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49378321" w14:textId="77777777">
        <w:tc>
          <w:tcPr>
            <w:tcW w:w="1980" w:type="dxa"/>
            <w:tcBorders>
              <w:top w:val="single" w:sz="4" w:space="0" w:color="auto"/>
              <w:left w:val="single" w:sz="4" w:space="0" w:color="auto"/>
              <w:bottom w:val="single" w:sz="4" w:space="0" w:color="auto"/>
              <w:right w:val="single" w:sz="4" w:space="0" w:color="auto"/>
            </w:tcBorders>
          </w:tcPr>
          <w:p w14:paraId="5E08517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002B0BD8"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72125F" w14:textId="77777777" w:rsidR="00D11B08" w:rsidRDefault="00D11B08">
            <w:pPr>
              <w:pStyle w:val="TableParagraph"/>
              <w:spacing w:before="27"/>
              <w:ind w:left="27"/>
              <w:rPr>
                <w:rFonts w:ascii="Times New Roman"/>
                <w:spacing w:val="-2"/>
                <w:w w:val="115"/>
                <w:kern w:val="0"/>
                <w:sz w:val="20"/>
              </w:rPr>
            </w:pPr>
          </w:p>
        </w:tc>
      </w:tr>
      <w:tr w:rsidR="00D11B08" w14:paraId="4B75019E" w14:textId="77777777">
        <w:tc>
          <w:tcPr>
            <w:tcW w:w="1980" w:type="dxa"/>
            <w:tcBorders>
              <w:top w:val="single" w:sz="4" w:space="0" w:color="auto"/>
              <w:left w:val="single" w:sz="4" w:space="0" w:color="auto"/>
              <w:bottom w:val="single" w:sz="4" w:space="0" w:color="auto"/>
              <w:right w:val="single" w:sz="4" w:space="0" w:color="auto"/>
            </w:tcBorders>
          </w:tcPr>
          <w:p w14:paraId="71AE6F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4BEBC36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EB406C8" w14:textId="77777777" w:rsidR="00D11B08" w:rsidRDefault="00D11B08">
            <w:pPr>
              <w:pStyle w:val="TableParagraph"/>
              <w:spacing w:before="27"/>
              <w:ind w:left="27"/>
              <w:rPr>
                <w:rFonts w:ascii="Times New Roman"/>
                <w:spacing w:val="-2"/>
                <w:w w:val="115"/>
                <w:kern w:val="0"/>
                <w:sz w:val="20"/>
              </w:rPr>
            </w:pPr>
          </w:p>
        </w:tc>
      </w:tr>
      <w:tr w:rsidR="00D11B08" w14:paraId="68D96DEA" w14:textId="77777777">
        <w:tc>
          <w:tcPr>
            <w:tcW w:w="1980" w:type="dxa"/>
            <w:tcBorders>
              <w:top w:val="single" w:sz="4" w:space="0" w:color="auto"/>
              <w:left w:val="single" w:sz="4" w:space="0" w:color="auto"/>
              <w:bottom w:val="single" w:sz="4" w:space="0" w:color="auto"/>
              <w:right w:val="single" w:sz="4" w:space="0" w:color="auto"/>
            </w:tcBorders>
          </w:tcPr>
          <w:p w14:paraId="62CBF7D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45F0E7F3"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5FF291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221B8AAC" w14:textId="77777777">
        <w:tc>
          <w:tcPr>
            <w:tcW w:w="1980" w:type="dxa"/>
            <w:tcBorders>
              <w:top w:val="single" w:sz="4" w:space="0" w:color="auto"/>
              <w:left w:val="single" w:sz="4" w:space="0" w:color="auto"/>
              <w:bottom w:val="single" w:sz="4" w:space="0" w:color="auto"/>
              <w:right w:val="single" w:sz="4" w:space="0" w:color="auto"/>
            </w:tcBorders>
          </w:tcPr>
          <w:p w14:paraId="785A9A2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46D986F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F834305" w14:textId="77777777">
        <w:tc>
          <w:tcPr>
            <w:tcW w:w="1980" w:type="dxa"/>
            <w:tcBorders>
              <w:top w:val="single" w:sz="4" w:space="0" w:color="auto"/>
              <w:left w:val="single" w:sz="4" w:space="0" w:color="auto"/>
              <w:bottom w:val="single" w:sz="4" w:space="0" w:color="auto"/>
              <w:right w:val="single" w:sz="4" w:space="0" w:color="auto"/>
            </w:tcBorders>
          </w:tcPr>
          <w:p w14:paraId="15A3B34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4420F5D2"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E60AE3B" wp14:editId="5E09190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29AEE678" w14:textId="77777777" w:rsidR="00D11B08" w:rsidRDefault="006B02E9">
      <w:pPr>
        <w:pStyle w:val="3"/>
        <w:rPr>
          <w:rFonts w:eastAsia="宋体" w:cs="Times New Roman"/>
          <w:lang w:eastAsia="zh-CN"/>
        </w:rPr>
      </w:pPr>
      <w:bookmarkStart w:id="65" w:name="_Toc5632214"/>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C8893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CC40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CB47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D11B08" w14:paraId="512BC9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87F5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0E8954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5B2F3A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D39E5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01B0607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0F6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4C2E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0A13E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7245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8E4BC2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4B6377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9EBD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CCB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054C09A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D95F8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B332CD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7606B5C4"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11BF5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8B796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2AB5FB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781B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B9B08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6052B592"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28D335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F8795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D11B08" w14:paraId="73A752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0C952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DC1E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4E312F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51C035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B87BD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672D3B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5E03DB40"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FE623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ADB2E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8EB0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48CE71B1"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54FF16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1D1CB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E358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0FFA0EA"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32EC62A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19161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63E9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D11B08" w14:paraId="4670AC2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CD1D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CEED8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51F1DB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4808D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81C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FB52C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24472EF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D04CE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C22208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5FB20D2"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E0A11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9913C36" w14:textId="77777777" w:rsidR="00D11B08" w:rsidRDefault="00D11B08">
            <w:pPr>
              <w:pStyle w:val="TableParagraph"/>
              <w:spacing w:before="6"/>
              <w:rPr>
                <w:rFonts w:ascii="Times New Roman" w:eastAsia="Times New Roman" w:hAnsi="Times New Roman" w:cs="Times New Roman"/>
                <w:sz w:val="19"/>
                <w:szCs w:val="19"/>
              </w:rPr>
            </w:pPr>
          </w:p>
          <w:p w14:paraId="73BFAE51" w14:textId="77777777" w:rsidR="00D11B08" w:rsidRDefault="00D11B08">
            <w:pPr>
              <w:pStyle w:val="af"/>
              <w:spacing w:before="0" w:beforeAutospacing="0" w:after="0" w:afterAutospacing="0"/>
            </w:pPr>
          </w:p>
          <w:p w14:paraId="1B8F5D4D" w14:textId="77777777" w:rsidR="00D11B08" w:rsidRDefault="006B02E9">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1E11E44E" wp14:editId="2F70581B">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grayscl/>
                          </a:blip>
                          <a:stretch>
                            <a:fillRect/>
                          </a:stretch>
                        </pic:blipFill>
                        <pic:spPr>
                          <a:xfrm>
                            <a:off x="0" y="0"/>
                            <a:ext cx="4486910" cy="1728470"/>
                          </a:xfrm>
                          <a:prstGeom prst="rect">
                            <a:avLst/>
                          </a:prstGeom>
                          <a:noFill/>
                          <a:ln w="9525">
                            <a:noFill/>
                          </a:ln>
                        </pic:spPr>
                      </pic:pic>
                    </a:graphicData>
                  </a:graphic>
                </wp:inline>
              </w:drawing>
            </w:r>
          </w:p>
        </w:tc>
      </w:tr>
      <w:tr w:rsidR="00D11B08" w14:paraId="4EE7D96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E270DE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4E1DA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D57B4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818EDD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CAA4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6E09F0"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2801E5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F69ED3C" w14:textId="77777777" w:rsidR="00D11B08" w:rsidRDefault="00D11B08">
      <w:pPr>
        <w:rPr>
          <w:lang w:eastAsia="zh-CN"/>
        </w:rPr>
      </w:pPr>
    </w:p>
    <w:p w14:paraId="2DBEE83F" w14:textId="77777777" w:rsidR="00D11B08" w:rsidRDefault="006B02E9">
      <w:pPr>
        <w:pStyle w:val="3"/>
        <w:rPr>
          <w:lang w:eastAsia="zh-CN"/>
        </w:rPr>
      </w:pPr>
      <w:r>
        <w:rPr>
          <w:rFonts w:hint="eastAsia"/>
          <w:lang w:eastAsia="zh-CN"/>
        </w:rPr>
        <w:t>2.3.9 Administrator wants to see in which room the panic button was pressed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FDD3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E07D6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236801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0E7C69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8A1F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E52A7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69AC6B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AC6FA4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7660B0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F2FE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1608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591E65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611B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671DC5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2D8178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1751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A73AA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52CE5F4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AC8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7C104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729DDC69"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22908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3105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1B0922C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1D8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1FBFC4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0BFABB0B"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48880BF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6404D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D11B08" w14:paraId="440EFD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E65A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1A9D3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381BD05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3CD9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8C3DC3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CE3540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60DC93E8"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1E15334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C63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294F437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38FF0EE7"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9231D6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32B9E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A79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EBB0508" w14:textId="77777777">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2BEB8990"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09246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7C5EA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D11B08" w14:paraId="1ADA428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7BCFB6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80606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2A44576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62A5F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36A6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AFD92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56D23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B08C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15866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955B003"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48061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1E3F9A" w14:textId="77777777" w:rsidR="00D11B08" w:rsidRDefault="006B02E9">
            <w:pPr>
              <w:pStyle w:val="TableParagraph"/>
              <w:spacing w:before="6"/>
              <w:rPr>
                <w:rFonts w:ascii="Times New Roman" w:eastAsia="Times New Roman" w:hAnsi="Times New Roman" w:cs="Times New Roman"/>
                <w:sz w:val="19"/>
                <w:szCs w:val="19"/>
              </w:rPr>
            </w:pPr>
            <w:r>
              <w:rPr>
                <w:noProof/>
              </w:rPr>
              <w:drawing>
                <wp:inline distT="0" distB="0" distL="114300" distR="114300" wp14:anchorId="03F0E080" wp14:editId="4AE13610">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grayscl/>
                          </a:blip>
                          <a:stretch>
                            <a:fillRect/>
                          </a:stretch>
                        </pic:blipFill>
                        <pic:spPr>
                          <a:xfrm>
                            <a:off x="0" y="0"/>
                            <a:ext cx="4489450" cy="2035810"/>
                          </a:xfrm>
                          <a:prstGeom prst="rect">
                            <a:avLst/>
                          </a:prstGeom>
                          <a:noFill/>
                          <a:ln w="9525">
                            <a:noFill/>
                          </a:ln>
                        </pic:spPr>
                      </pic:pic>
                    </a:graphicData>
                  </a:graphic>
                </wp:inline>
              </w:drawing>
            </w:r>
          </w:p>
          <w:p w14:paraId="127AC6F9" w14:textId="77777777" w:rsidR="00D11B08" w:rsidRDefault="00D11B08">
            <w:pPr>
              <w:pStyle w:val="af"/>
              <w:spacing w:before="0" w:beforeAutospacing="0" w:after="0" w:afterAutospacing="0"/>
            </w:pPr>
          </w:p>
          <w:p w14:paraId="0B2FF1A3"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6C4367A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E4C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EB6C7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FAC9E5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A8C76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EBD7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2C9136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6F9DC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9A0B8EF" w14:textId="77777777" w:rsidR="00D11B08" w:rsidRDefault="00D11B08">
      <w:pPr>
        <w:rPr>
          <w:lang w:eastAsia="zh-CN"/>
        </w:rPr>
      </w:pPr>
    </w:p>
    <w:p w14:paraId="35E37A33" w14:textId="77777777" w:rsidR="00D11B08" w:rsidRDefault="006B02E9">
      <w:pPr>
        <w:pStyle w:val="3"/>
        <w:rPr>
          <w:lang w:eastAsia="zh-CN"/>
        </w:rPr>
      </w:pPr>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72232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D3B4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AEE8B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D11B08" w14:paraId="0A77F2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550C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9593BF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F5E19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801070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C4B8F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92CF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940F6D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5DD04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BC79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E7B28E7"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962E6E9"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AFBDF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BB0D1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508A0C0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13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8DF8A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35419FB6" w14:textId="77777777">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5AFBE9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3494E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D11B08" w14:paraId="5FB2E4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98E6A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D47C5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1AACC3C"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6D036C5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5F64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D11B08" w14:paraId="5AA534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6A09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047FB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0F5988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E2A17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59638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B4BA08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CAF482B"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78C6FDF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0B14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1C608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57A95DC" w14:textId="77777777">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6B709D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653E6A"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185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4D849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6885F0F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D11B08" w14:paraId="6CBDDE13" w14:textId="77777777">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7AD4207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EE6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72C050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6D2B6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02CABF"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AFD7C08"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98C25E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09812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D11B08" w14:paraId="195D6CD3"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728D2C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42A40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3F3C1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E8BF7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248E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75F9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C348E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5BA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3DE24C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E83B092"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742F9E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7B0BE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CE3DA0E" wp14:editId="0C31278D">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grayscl/>
                          </a:blip>
                          <a:stretch>
                            <a:fillRect/>
                          </a:stretch>
                        </pic:blipFill>
                        <pic:spPr>
                          <a:xfrm>
                            <a:off x="0" y="0"/>
                            <a:ext cx="4486910" cy="2286635"/>
                          </a:xfrm>
                          <a:prstGeom prst="rect">
                            <a:avLst/>
                          </a:prstGeom>
                          <a:noFill/>
                          <a:ln w="9525">
                            <a:noFill/>
                          </a:ln>
                        </pic:spPr>
                      </pic:pic>
                    </a:graphicData>
                  </a:graphic>
                </wp:inline>
              </w:drawing>
            </w:r>
          </w:p>
        </w:tc>
      </w:tr>
      <w:tr w:rsidR="00D11B08" w14:paraId="63B01E1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19B83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CF464"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F8751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9CB3D5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7F173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AAA86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20AF7A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FC5E77" w14:textId="77777777" w:rsidR="00D11B08" w:rsidRDefault="00D11B08">
      <w:pPr>
        <w:rPr>
          <w:lang w:eastAsia="zh-CN"/>
        </w:rPr>
      </w:pPr>
    </w:p>
    <w:p w14:paraId="00C0AF62" w14:textId="77777777" w:rsidR="00D11B08" w:rsidRDefault="006B02E9">
      <w:pPr>
        <w:pStyle w:val="3"/>
        <w:rPr>
          <w:lang w:eastAsia="zh-CN"/>
        </w:rPr>
      </w:pPr>
      <w:r>
        <w:rPr>
          <w:rFonts w:hint="eastAsia"/>
          <w:lang w:eastAsia="zh-CN"/>
        </w:rPr>
        <w:t>2.3.11 Administrator wants to add a room to a building or remove rooms from a building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7B4BEA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1506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9E130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D11B08" w14:paraId="1543D79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7001F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078BD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A8C724D"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909BA7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70AF85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B2FD6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AFEC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EBB63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E4D0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72A599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A2BB478"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5D96C9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12817F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170610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74E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853844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740DDE31" w14:textId="77777777">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EC60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ED4C81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D11B08" w14:paraId="6EF12D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1200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9ABA7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2F9AB455" w14:textId="77777777">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356A295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C0B2D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D11B08" w14:paraId="54AB87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04F7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5FB6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887E5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379F97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9650EE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4F942E8"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514B9212" w14:textId="77777777">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463DB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E595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3B1A67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5D4046" w14:textId="77777777">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5B2FA5E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DFBDE24"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5DB6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43ECD7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D11B08" w14:paraId="598B5F30" w14:textId="77777777">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1C77829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2FD9A7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4BF919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E499FF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AB85E9E"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52CF89B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EE2B3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A0772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D11B08" w14:paraId="51A28DE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E12B62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6EE2DF7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0A2D3C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BBDD5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2B65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FDE3C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3A430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B798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A5901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5CFA7967"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3CD95F54"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A2AF4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54C7053E" wp14:editId="7220FE20">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grayscl/>
                          </a:blip>
                          <a:stretch>
                            <a:fillRect/>
                          </a:stretch>
                        </pic:blipFill>
                        <pic:spPr>
                          <a:xfrm>
                            <a:off x="0" y="0"/>
                            <a:ext cx="4484370" cy="2633345"/>
                          </a:xfrm>
                          <a:prstGeom prst="rect">
                            <a:avLst/>
                          </a:prstGeom>
                          <a:noFill/>
                          <a:ln w="9525">
                            <a:noFill/>
                          </a:ln>
                        </pic:spPr>
                      </pic:pic>
                    </a:graphicData>
                  </a:graphic>
                </wp:inline>
              </w:drawing>
            </w:r>
          </w:p>
        </w:tc>
      </w:tr>
      <w:tr w:rsidR="00D11B08" w14:paraId="1BE0C89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1040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81B80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D7DBDA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329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7B3EE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2961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68DC104"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9E4BE46" w14:textId="77777777" w:rsidR="00D11B08" w:rsidRDefault="00D11B08">
      <w:pPr>
        <w:rPr>
          <w:lang w:eastAsia="zh-CN"/>
        </w:rPr>
      </w:pPr>
    </w:p>
    <w:p w14:paraId="27644837" w14:textId="77777777" w:rsidR="00D11B08" w:rsidRDefault="006B02E9">
      <w:pPr>
        <w:pStyle w:val="3"/>
        <w:rPr>
          <w:lang w:eastAsia="zh-CN"/>
        </w:rPr>
      </w:pPr>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11BECF9" w14:textId="77777777">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4D33361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AE7DC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D11B08" w14:paraId="0C1A55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ED0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B892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7A541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AF88BD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37B2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59B1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08A3A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BC0A5A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47109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55704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0F130FBF"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9F3C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D73B8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33CFC4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4FCF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CDD0C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15B20AED" w14:textId="77777777">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4BAEA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B9EC3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64A919E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4653BE22" w14:textId="77777777" w:rsidR="00D11B08" w:rsidRDefault="00D11B08">
            <w:pPr>
              <w:pStyle w:val="TableParagraph"/>
              <w:spacing w:before="27"/>
              <w:ind w:left="27"/>
              <w:rPr>
                <w:rFonts w:ascii="Times New Roman"/>
                <w:spacing w:val="-2"/>
                <w:w w:val="115"/>
                <w:sz w:val="20"/>
                <w:lang w:eastAsia="zh-CN"/>
              </w:rPr>
            </w:pPr>
          </w:p>
        </w:tc>
      </w:tr>
      <w:tr w:rsidR="00D11B08" w14:paraId="6176AF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9E1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51F010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1394BBA6"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212DF7F4"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8E0C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D11B08" w14:paraId="1C28B5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EF87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F257C9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5B3E570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0C1D5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2F061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20A968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29CCAEBD"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019E273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52A0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BD3DCD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1BC0260" w14:textId="77777777">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2C585D7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50592E6"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177C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D11B08" w14:paraId="75A33DFC"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34B3FFDB"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86B4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75DD4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8FBF73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28DDDF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78A0D0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2372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D11B08" w14:paraId="7EBD479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546BC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5AD54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59FCE6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FC7C0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712C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D260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7CB792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2A29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58B3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D407AC" w14:textId="77777777">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43F4132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58EAEC9"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6C21353" wp14:editId="0E6C412E">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grayscl/>
                          </a:blip>
                          <a:stretch>
                            <a:fillRect/>
                          </a:stretch>
                        </pic:blipFill>
                        <pic:spPr>
                          <a:xfrm>
                            <a:off x="0" y="0"/>
                            <a:ext cx="4490720" cy="1822450"/>
                          </a:xfrm>
                          <a:prstGeom prst="rect">
                            <a:avLst/>
                          </a:prstGeom>
                          <a:noFill/>
                          <a:ln w="9525">
                            <a:noFill/>
                          </a:ln>
                        </pic:spPr>
                      </pic:pic>
                    </a:graphicData>
                  </a:graphic>
                </wp:inline>
              </w:drawing>
            </w:r>
          </w:p>
        </w:tc>
      </w:tr>
      <w:tr w:rsidR="00D11B08" w14:paraId="6851165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37233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4F6ECB"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25A2BD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0B864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D2369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85CAF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7C7A2A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CF51976" w14:textId="77777777" w:rsidR="00D11B08" w:rsidRDefault="006B02E9">
      <w:pPr>
        <w:pStyle w:val="3"/>
        <w:rPr>
          <w:lang w:eastAsia="zh-CN"/>
        </w:rPr>
      </w:pPr>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3332C115"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31DE80D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0024C3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8CDC8B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D261A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79C2FD6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880429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B8783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984C51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99A7C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B99B3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22F6CC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8975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564AC3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0EAC8D7" w14:textId="77777777">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06D147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53B7E57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723E8D17"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5A27CC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43D58AE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F0DB9FF" w14:textId="77777777">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64B7AF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5C198B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D11B08" w14:paraId="7095A99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CA520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5E0E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664A920"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389882F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DE507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D11B08" w14:paraId="52E5F0AA"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EB927B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03456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D57A1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A4E97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403D4C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05F6A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EA5733E" w14:textId="77777777">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3DBA324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B26B6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72C041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E00154D" w14:textId="77777777">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6C42F4A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FB0906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A14C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D11B08" w14:paraId="61F37750" w14:textId="77777777">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543E06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A7F2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C3756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59CEB15" w14:textId="77777777">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543511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2DFDD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50035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B42D20"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FF373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9A68E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5C0F64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08C6D87"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933F4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09403D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951FED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5271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3DB90E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7AC365B9"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39AA39E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27C047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A0D3615" wp14:editId="17E0C28F">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grayscl/>
                          </a:blip>
                          <a:stretch>
                            <a:fillRect/>
                          </a:stretch>
                        </pic:blipFill>
                        <pic:spPr>
                          <a:xfrm>
                            <a:off x="0" y="0"/>
                            <a:ext cx="4565015" cy="1647825"/>
                          </a:xfrm>
                          <a:prstGeom prst="rect">
                            <a:avLst/>
                          </a:prstGeom>
                          <a:noFill/>
                          <a:ln w="9525">
                            <a:noFill/>
                          </a:ln>
                        </pic:spPr>
                      </pic:pic>
                    </a:graphicData>
                  </a:graphic>
                </wp:inline>
              </w:drawing>
            </w:r>
          </w:p>
        </w:tc>
      </w:tr>
      <w:tr w:rsidR="00D11B08" w14:paraId="6069AAD5"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522620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3171E6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F52A6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2D6960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0CB9B4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E119E5C"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4F4EA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D46B24F" w14:textId="77777777" w:rsidR="00D11B08" w:rsidRDefault="006B02E9">
      <w:pPr>
        <w:pStyle w:val="3"/>
        <w:rPr>
          <w:lang w:eastAsia="zh-CN"/>
        </w:rPr>
      </w:pPr>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00BFE48"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0C334ED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2764C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D11B08" w14:paraId="5489D0B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26F0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BEB81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4DF595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773E7A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14A2E7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6191C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4C70DFE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4F842F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E5F9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52AD1480"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E1C87F4"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32E27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CAC03D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1A2A5970" w14:textId="77777777">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79879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F7DDA3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7E596BBA"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65B5DA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0C7EFA6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D11B08" w14:paraId="50C4CDA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86B9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690EC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07047795"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2912A7E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BBF5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D11B08" w14:paraId="0745AA7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6C3F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40C2AB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164B26F"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6AA878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71D30A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DFAFB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A451822"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5F1E139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E20B0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DCCF0F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B4729CF"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47BBB97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07C7512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819BE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D11B08" w14:paraId="62EFAED6"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741BE72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80A8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BD2D98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6C18FA3"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20133AC2"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CC1F7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83AE72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0EF1DFCB"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AB0585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A39488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29F93B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439522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0233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209922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D344E0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611E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27E091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58A2E"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0AA369AC"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A19A541"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494B640" wp14:editId="782087F8">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grayscl/>
                          </a:blip>
                          <a:stretch>
                            <a:fillRect/>
                          </a:stretch>
                        </pic:blipFill>
                        <pic:spPr>
                          <a:xfrm>
                            <a:off x="0" y="0"/>
                            <a:ext cx="4559935" cy="1402715"/>
                          </a:xfrm>
                          <a:prstGeom prst="rect">
                            <a:avLst/>
                          </a:prstGeom>
                          <a:noFill/>
                          <a:ln w="9525">
                            <a:noFill/>
                          </a:ln>
                        </pic:spPr>
                      </pic:pic>
                    </a:graphicData>
                  </a:graphic>
                </wp:inline>
              </w:drawing>
            </w:r>
          </w:p>
        </w:tc>
      </w:tr>
      <w:tr w:rsidR="00D11B08" w14:paraId="3A92BAE3"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4F2B8D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EA9D77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4BABA87"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0CCBB2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A187B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08429EDF"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ED587E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933E2FE" w14:textId="77777777" w:rsidR="00D11B08" w:rsidRDefault="006B02E9">
      <w:pPr>
        <w:pStyle w:val="3"/>
        <w:rPr>
          <w:lang w:eastAsia="zh-CN"/>
        </w:rPr>
      </w:pPr>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2A96E6C"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4697E3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BFA76B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D11B08" w14:paraId="1F6B476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FE0F8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65A7B11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42D9B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8A7FB9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5E75921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19E8D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A94831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71A4C02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F7392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6FD24B6E"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5C464A9"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86DA3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0122F9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2160E318" w14:textId="77777777">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4A566A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2DA00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136D5C04"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1CF4CC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64A175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D11B08" w14:paraId="277F28F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56FB3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09589C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6FFB184" w14:textId="77777777">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54531AD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133A84A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D11B08" w14:paraId="5221A37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A49ED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121360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44EB26D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F88398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58131C0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027E0E2"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724DC4A"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C3E50A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4DA856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FB277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A37269B"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1C23CC3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245F1355"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E756F2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D11B08" w14:paraId="3605C480"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0D0DB8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783A8D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F1C45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C79034A"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1650314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D7E3A6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93F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9400ED"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980101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30F7076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0FE385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7CB2A9D"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6F445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40A3C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7146740"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E8DF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D09412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2CF5335B" w14:textId="77777777">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64CA0167"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4A4AF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30D2351" wp14:editId="7A109564">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grayscl/>
                          </a:blip>
                          <a:stretch>
                            <a:fillRect/>
                          </a:stretch>
                        </pic:blipFill>
                        <pic:spPr>
                          <a:xfrm>
                            <a:off x="0" y="0"/>
                            <a:ext cx="4561840" cy="1751330"/>
                          </a:xfrm>
                          <a:prstGeom prst="rect">
                            <a:avLst/>
                          </a:prstGeom>
                          <a:noFill/>
                          <a:ln w="9525">
                            <a:noFill/>
                          </a:ln>
                        </pic:spPr>
                      </pic:pic>
                    </a:graphicData>
                  </a:graphic>
                </wp:inline>
              </w:drawing>
            </w:r>
            <w:r>
              <w:rPr>
                <w:noProof/>
              </w:rPr>
              <w:drawing>
                <wp:inline distT="0" distB="0" distL="114300" distR="114300" wp14:anchorId="69401BA8" wp14:editId="5B71DF76">
                  <wp:extent cx="4562475" cy="1749425"/>
                  <wp:effectExtent l="0" t="0" r="952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grayscl/>
                          </a:blip>
                          <a:stretch>
                            <a:fillRect/>
                          </a:stretch>
                        </pic:blipFill>
                        <pic:spPr>
                          <a:xfrm>
                            <a:off x="0" y="0"/>
                            <a:ext cx="4562475" cy="1749425"/>
                          </a:xfrm>
                          <a:prstGeom prst="rect">
                            <a:avLst/>
                          </a:prstGeom>
                          <a:noFill/>
                          <a:ln w="9525">
                            <a:noFill/>
                          </a:ln>
                        </pic:spPr>
                      </pic:pic>
                    </a:graphicData>
                  </a:graphic>
                </wp:inline>
              </w:drawing>
            </w:r>
          </w:p>
        </w:tc>
      </w:tr>
      <w:tr w:rsidR="00D11B08" w14:paraId="69134651"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5BFEEE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3F3D8470"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60E991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3BF56C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7D782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774B2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E8A1E7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E71F0AE" w14:textId="77777777" w:rsidR="00D11B08" w:rsidRDefault="006B02E9">
      <w:pPr>
        <w:pStyle w:val="3"/>
        <w:rPr>
          <w:lang w:eastAsia="zh-CN"/>
        </w:rPr>
      </w:pPr>
      <w:r>
        <w:rPr>
          <w:rFonts w:hint="eastAsia"/>
          <w:lang w:eastAsia="zh-CN"/>
        </w:rPr>
        <w:t>2.3.16 Administrator wants to add sensors to a room or remove sensors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BE1E4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B26D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67EDC9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D11B08" w14:paraId="1D6BDF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07D33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B3E172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80A31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A15B27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BB071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CA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53EC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41460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EEE8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A63071A"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6EA6783E"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CD99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36ED9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50728D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5FDC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F9B3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42E5C1F7"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55BDF86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3EF6AE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D11B08" w14:paraId="55773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4EFF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8B2FBE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3A8A070E" w14:textId="77777777">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5915953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0AEF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D11B08" w14:paraId="70A9B7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3D67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AB9457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94FE0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F72C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76ECEE"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6C504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237B35C"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854FD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7C604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4186FA2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A46752"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5DE8C0A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4534177E"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A761F8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76CFDFC7"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5E1C7035"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097C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B0076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BD59A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C91F77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9E737FA"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FC8DB0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787F14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5416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D11B08" w14:paraId="33689E4A"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65B45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6950E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F47DFF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C0C59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8D4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8FDC8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B34AA4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DBD67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CBF8A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B828DFF"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E747E6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318FD"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968D21" wp14:editId="3CB10DF8">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grayscl/>
                          </a:blip>
                          <a:stretch>
                            <a:fillRect/>
                          </a:stretch>
                        </pic:blipFill>
                        <pic:spPr>
                          <a:xfrm>
                            <a:off x="0" y="0"/>
                            <a:ext cx="4490085" cy="1995170"/>
                          </a:xfrm>
                          <a:prstGeom prst="rect">
                            <a:avLst/>
                          </a:prstGeom>
                          <a:noFill/>
                          <a:ln w="9525">
                            <a:noFill/>
                          </a:ln>
                        </pic:spPr>
                      </pic:pic>
                    </a:graphicData>
                  </a:graphic>
                </wp:inline>
              </w:drawing>
            </w:r>
          </w:p>
        </w:tc>
      </w:tr>
      <w:tr w:rsidR="00D11B08" w14:paraId="2094E91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8E370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E27E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278E8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CD14FB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F6CA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B907B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A6982F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ECC6A0" w14:textId="77777777" w:rsidR="00D11B08" w:rsidRDefault="006B02E9">
      <w:pPr>
        <w:pStyle w:val="3"/>
        <w:rPr>
          <w:lang w:eastAsia="zh-CN"/>
        </w:rPr>
      </w:pPr>
      <w:r>
        <w:rPr>
          <w:rFonts w:hint="eastAsia"/>
          <w:lang w:eastAsia="zh-CN"/>
        </w:rPr>
        <w:t xml:space="preserve">2.3.17 Administrator wants to add </w:t>
      </w:r>
      <w:proofErr w:type="gramStart"/>
      <w:r>
        <w:rPr>
          <w:rFonts w:hint="eastAsia"/>
          <w:lang w:eastAsia="zh-CN"/>
        </w:rPr>
        <w:t>actuators(</w:t>
      </w:r>
      <w:proofErr w:type="gramEnd"/>
      <w:r>
        <w:rPr>
          <w:rFonts w:hint="eastAsia"/>
          <w:lang w:eastAsia="zh-CN"/>
        </w:rPr>
        <w:t>lights and siren) to a room or remove actuators(lights and siren)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B0BF7B1" w14:textId="77777777">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2A8CAE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20034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0CF195C9" w14:textId="77777777" w:rsidR="00D11B08" w:rsidRDefault="006B02E9">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D11B08" w14:paraId="13EE485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A19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B23A8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202C06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9D4F0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27B53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5A08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3FD2B8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14DB0B3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515C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C4F2F6B"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2C98D5B"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24A22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109748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155C816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0BC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7D9F7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3554F42B"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8DC79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D3E2D1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D11B08" w14:paraId="164BBB4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27F8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37623E3"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E45C0DB" w14:textId="77777777">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725D019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12D36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D11B08" w14:paraId="43D0FB2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047D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8565A4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CAFCDC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33FDFF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7F9D3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BEE6FA"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B08358A"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F77082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81133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6CBFF2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DB42C5B"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4FAB5B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11A0B5D"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F32DF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12B3E7F3"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24165B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8B3B49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12310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94AE7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A38F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C64B78D"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AD623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419F7B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422A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D11B08" w14:paraId="33C836A0"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6EE29AA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652D6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2F9CA0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4C2F57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467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F73B3B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5E5D5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4F72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0DEF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71D8FDA"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4D3144A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43BF8"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F71BAE8" wp14:editId="791C51F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grayscl/>
                          </a:blip>
                          <a:stretch>
                            <a:fillRect/>
                          </a:stretch>
                        </pic:blipFill>
                        <pic:spPr>
                          <a:xfrm>
                            <a:off x="0" y="0"/>
                            <a:ext cx="4485005" cy="1958975"/>
                          </a:xfrm>
                          <a:prstGeom prst="rect">
                            <a:avLst/>
                          </a:prstGeom>
                          <a:noFill/>
                          <a:ln w="9525">
                            <a:noFill/>
                          </a:ln>
                        </pic:spPr>
                      </pic:pic>
                    </a:graphicData>
                  </a:graphic>
                </wp:inline>
              </w:drawing>
            </w:r>
          </w:p>
        </w:tc>
      </w:tr>
      <w:tr w:rsidR="00D11B08" w14:paraId="67CE597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4249AA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4DC73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DF8A6E"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DC2DF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998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F0701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D09D87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80990AF" w14:textId="77777777" w:rsidR="00D11B08" w:rsidRDefault="00D11B08">
      <w:pPr>
        <w:rPr>
          <w:lang w:eastAsia="zh-CN"/>
        </w:rPr>
      </w:pPr>
    </w:p>
    <w:p w14:paraId="72004CB5" w14:textId="77777777" w:rsidR="00D11B08" w:rsidRDefault="006B02E9">
      <w:pPr>
        <w:pStyle w:val="3"/>
        <w:rPr>
          <w:lang w:eastAsia="zh-CN"/>
        </w:rPr>
      </w:pPr>
      <w:r>
        <w:rPr>
          <w:rFonts w:hint="eastAsia"/>
          <w:lang w:eastAsia="zh-CN"/>
        </w:rPr>
        <w:lastRenderedPageBreak/>
        <w:t xml:space="preserve">2.3.18 Administrator wants to turn off the alarms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EE7EF1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BB2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A46884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D11B08" w14:paraId="0297F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CC9F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F08F5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C6462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27EB94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2E69A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D74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1346A8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8F5B97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BA41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7880E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4B849E4"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5D9EA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0A930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6ADA83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F786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EF07C3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225C4C02" w14:textId="77777777">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5BFC5B7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B4F0AB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D11B08" w14:paraId="5FA9DB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D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9AC5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8A3FB46" w14:textId="77777777">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12572CA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559948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D11B08" w14:paraId="06EAD5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B8C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8768C2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76CA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FD73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B47AC4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A95D49"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0D81A18D" w14:textId="77777777">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3D7D49A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A7F597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29732B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13AB913" w14:textId="77777777">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411F567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A46096C"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BE452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D11B08" w14:paraId="2423592C" w14:textId="77777777">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64DADE7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B94C5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727C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ED6CF45"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7B20A10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DCF9F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26F6C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D11B08" w14:paraId="0F6BAE49"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1DA57C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065E1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F9843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C4684A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09ED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4E83B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1BFFD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C2A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CF9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E11AE" w14:textId="77777777">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6D798A2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B6E14C"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E822C8D" wp14:editId="72F40EBC">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grayscl/>
                          </a:blip>
                          <a:stretch>
                            <a:fillRect/>
                          </a:stretch>
                        </pic:blipFill>
                        <pic:spPr>
                          <a:xfrm>
                            <a:off x="0" y="0"/>
                            <a:ext cx="4485005" cy="1576705"/>
                          </a:xfrm>
                          <a:prstGeom prst="rect">
                            <a:avLst/>
                          </a:prstGeom>
                          <a:noFill/>
                          <a:ln w="9525">
                            <a:noFill/>
                          </a:ln>
                        </pic:spPr>
                      </pic:pic>
                    </a:graphicData>
                  </a:graphic>
                </wp:inline>
              </w:drawing>
            </w:r>
          </w:p>
        </w:tc>
      </w:tr>
      <w:tr w:rsidR="00D11B08" w14:paraId="3D06D7F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28F7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A6524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AF16B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27F9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984A7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6D9D5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B3A9C0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5A2435EC" w14:textId="6E463A31" w:rsidR="00710B2A" w:rsidRPr="005C6E62" w:rsidRDefault="00710B2A" w:rsidP="00710B2A">
      <w:pPr>
        <w:pStyle w:val="3"/>
        <w:rPr>
          <w:lang w:eastAsia="zh-CN"/>
        </w:rPr>
      </w:pPr>
      <w:r>
        <w:rPr>
          <w:rFonts w:hint="eastAsia"/>
          <w:lang w:eastAsia="zh-CN"/>
        </w:rPr>
        <w:t>2.3.19</w:t>
      </w:r>
      <w:r>
        <w:rPr>
          <w:lang w:eastAsia="zh-CN"/>
        </w:rPr>
        <w:t xml:space="preserve"> Administrator Wants to Add Buildings</w:t>
      </w:r>
    </w:p>
    <w:tbl>
      <w:tblPr>
        <w:tblStyle w:val="af8"/>
        <w:tblW w:w="0" w:type="auto"/>
        <w:tblLook w:val="04A0" w:firstRow="1" w:lastRow="0" w:firstColumn="1" w:lastColumn="0" w:noHBand="0" w:noVBand="1"/>
      </w:tblPr>
      <w:tblGrid>
        <w:gridCol w:w="1980"/>
        <w:gridCol w:w="3118"/>
        <w:gridCol w:w="3532"/>
      </w:tblGrid>
      <w:tr w:rsidR="00710B2A" w14:paraId="38BD3E18" w14:textId="77777777" w:rsidTr="00AA6B16">
        <w:tc>
          <w:tcPr>
            <w:tcW w:w="1980" w:type="dxa"/>
          </w:tcPr>
          <w:p w14:paraId="3A3582F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1EEFF1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710B2A" w14:paraId="1BD8DD18" w14:textId="77777777" w:rsidTr="00AA6B16">
        <w:tc>
          <w:tcPr>
            <w:tcW w:w="1980" w:type="dxa"/>
          </w:tcPr>
          <w:p w14:paraId="4F03FAA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6B3D3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19F366C6" w14:textId="77777777" w:rsidTr="00AA6B16">
        <w:tc>
          <w:tcPr>
            <w:tcW w:w="1980" w:type="dxa"/>
          </w:tcPr>
          <w:p w14:paraId="69A6941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68B52C7"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5E22E0B2" w14:textId="77777777" w:rsidTr="00AA6B16">
        <w:tc>
          <w:tcPr>
            <w:tcW w:w="1980" w:type="dxa"/>
          </w:tcPr>
          <w:p w14:paraId="29BA828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2E9BF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5AE7BBF1" w14:textId="77777777" w:rsidTr="00AA6B16">
        <w:tc>
          <w:tcPr>
            <w:tcW w:w="1980" w:type="dxa"/>
          </w:tcPr>
          <w:p w14:paraId="7B12F7E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1BC968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710B2A" w:rsidRPr="0037332E" w14:paraId="3F155921" w14:textId="77777777" w:rsidTr="00AA6B16">
        <w:tc>
          <w:tcPr>
            <w:tcW w:w="1980" w:type="dxa"/>
          </w:tcPr>
          <w:p w14:paraId="0721F2E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C70666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710B2A" w14:paraId="139D54F6" w14:textId="77777777" w:rsidTr="00AA6B16">
        <w:tc>
          <w:tcPr>
            <w:tcW w:w="1980" w:type="dxa"/>
          </w:tcPr>
          <w:p w14:paraId="31092D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82020F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710B2A" w14:paraId="1E1EF18E" w14:textId="77777777" w:rsidTr="00AA6B16">
        <w:tc>
          <w:tcPr>
            <w:tcW w:w="1980" w:type="dxa"/>
          </w:tcPr>
          <w:p w14:paraId="15D121C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30ABDC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0B2617CB" w14:textId="77777777" w:rsidTr="00AA6B16">
        <w:tc>
          <w:tcPr>
            <w:tcW w:w="1980" w:type="dxa"/>
          </w:tcPr>
          <w:p w14:paraId="242596E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11AC5E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710B2A" w:rsidRPr="002312E8" w14:paraId="6DFE6B4A" w14:textId="77777777" w:rsidTr="00AA6B16">
        <w:tc>
          <w:tcPr>
            <w:tcW w:w="1980" w:type="dxa"/>
          </w:tcPr>
          <w:p w14:paraId="4F6B6C0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71D66D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710B2A" w14:paraId="3C31D483" w14:textId="77777777" w:rsidTr="00AA6B16">
        <w:tc>
          <w:tcPr>
            <w:tcW w:w="1980" w:type="dxa"/>
          </w:tcPr>
          <w:p w14:paraId="5466F06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C21059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9DF725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FC0915C" w14:textId="77777777" w:rsidTr="00AA6B16">
        <w:tc>
          <w:tcPr>
            <w:tcW w:w="1980" w:type="dxa"/>
          </w:tcPr>
          <w:p w14:paraId="5EB270D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E9EE9D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317E2790" w14:textId="77777777" w:rsidR="00710B2A" w:rsidRPr="009A2DD0" w:rsidRDefault="00710B2A" w:rsidP="00AA6B16">
            <w:pPr>
              <w:pStyle w:val="af"/>
              <w:rPr>
                <w:rFonts w:ascii="Times New Roman" w:hAnsi="Times New Roman"/>
                <w:color w:val="111111"/>
                <w:sz w:val="23"/>
                <w:szCs w:val="23"/>
              </w:rPr>
            </w:pPr>
          </w:p>
        </w:tc>
      </w:tr>
      <w:tr w:rsidR="00710B2A" w14:paraId="69388A29" w14:textId="77777777" w:rsidTr="00AA6B16">
        <w:tc>
          <w:tcPr>
            <w:tcW w:w="1980" w:type="dxa"/>
          </w:tcPr>
          <w:p w14:paraId="29954C4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F9C92DD" w14:textId="77777777" w:rsidR="00710B2A" w:rsidRDefault="00710B2A" w:rsidP="00AA6B16">
            <w:pPr>
              <w:pStyle w:val="af"/>
              <w:rPr>
                <w:rFonts w:ascii="Times New Roman" w:hAnsi="Times New Roman"/>
                <w:color w:val="111111"/>
                <w:sz w:val="23"/>
                <w:szCs w:val="23"/>
              </w:rPr>
            </w:pPr>
          </w:p>
        </w:tc>
        <w:tc>
          <w:tcPr>
            <w:tcW w:w="3532" w:type="dxa"/>
          </w:tcPr>
          <w:p w14:paraId="14BB1C4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710B2A" w14:paraId="2935A2FB" w14:textId="77777777" w:rsidTr="00AA6B16">
        <w:tc>
          <w:tcPr>
            <w:tcW w:w="1980" w:type="dxa"/>
          </w:tcPr>
          <w:p w14:paraId="391933D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6E69CFE"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2821869B" w14:textId="77777777" w:rsidR="00710B2A" w:rsidRPr="002242DE" w:rsidRDefault="00710B2A" w:rsidP="00AA6B16">
            <w:pPr>
              <w:pStyle w:val="af"/>
              <w:rPr>
                <w:rFonts w:ascii="Times New Roman" w:hAnsi="Times New Roman"/>
                <w:color w:val="111111"/>
                <w:sz w:val="23"/>
                <w:szCs w:val="23"/>
              </w:rPr>
            </w:pPr>
          </w:p>
        </w:tc>
      </w:tr>
      <w:tr w:rsidR="00710B2A" w14:paraId="08B72039" w14:textId="77777777" w:rsidTr="00AA6B16">
        <w:tc>
          <w:tcPr>
            <w:tcW w:w="1980" w:type="dxa"/>
          </w:tcPr>
          <w:p w14:paraId="09BA3348"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4DF832" w14:textId="77777777" w:rsidR="00710B2A" w:rsidRDefault="00710B2A" w:rsidP="00AA6B16">
            <w:pPr>
              <w:pStyle w:val="af"/>
              <w:rPr>
                <w:rFonts w:ascii="Times New Roman" w:hAnsi="Times New Roman"/>
                <w:color w:val="111111"/>
                <w:sz w:val="23"/>
                <w:szCs w:val="23"/>
              </w:rPr>
            </w:pPr>
          </w:p>
        </w:tc>
        <w:tc>
          <w:tcPr>
            <w:tcW w:w="3532" w:type="dxa"/>
          </w:tcPr>
          <w:p w14:paraId="153761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710B2A" w14:paraId="36ED624C" w14:textId="77777777" w:rsidTr="00AA6B16">
        <w:tc>
          <w:tcPr>
            <w:tcW w:w="1980" w:type="dxa"/>
          </w:tcPr>
          <w:p w14:paraId="745BE11A"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03D79DB5" w14:textId="77777777" w:rsidR="00710B2A" w:rsidRDefault="00710B2A" w:rsidP="00AA6B16">
            <w:pPr>
              <w:pStyle w:val="af"/>
              <w:rPr>
                <w:rFonts w:ascii="Times New Roman" w:hAnsi="Times New Roman"/>
                <w:color w:val="111111"/>
                <w:sz w:val="23"/>
                <w:szCs w:val="23"/>
              </w:rPr>
            </w:pPr>
          </w:p>
        </w:tc>
        <w:tc>
          <w:tcPr>
            <w:tcW w:w="3532" w:type="dxa"/>
          </w:tcPr>
          <w:p w14:paraId="01C9D497"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710B2A" w14:paraId="53C47F9A" w14:textId="77777777" w:rsidTr="00AA6B16">
        <w:tc>
          <w:tcPr>
            <w:tcW w:w="1980" w:type="dxa"/>
          </w:tcPr>
          <w:p w14:paraId="4BE0D55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B65C314" w14:textId="77777777" w:rsidR="00710B2A" w:rsidRDefault="00710B2A" w:rsidP="00AA6B16">
            <w:pPr>
              <w:pStyle w:val="af"/>
              <w:rPr>
                <w:rFonts w:ascii="Times New Roman" w:hAnsi="Times New Roman"/>
                <w:color w:val="111111"/>
                <w:sz w:val="23"/>
                <w:szCs w:val="23"/>
              </w:rPr>
            </w:pPr>
          </w:p>
        </w:tc>
        <w:tc>
          <w:tcPr>
            <w:tcW w:w="3532" w:type="dxa"/>
          </w:tcPr>
          <w:p w14:paraId="59F98086" w14:textId="77777777" w:rsidR="00710B2A" w:rsidRDefault="00710B2A" w:rsidP="00AA6B16">
            <w:pPr>
              <w:pStyle w:val="af"/>
              <w:rPr>
                <w:rFonts w:ascii="Times New Roman" w:hAnsi="Times New Roman"/>
                <w:color w:val="111111"/>
                <w:sz w:val="23"/>
                <w:szCs w:val="23"/>
              </w:rPr>
            </w:pPr>
          </w:p>
        </w:tc>
      </w:tr>
      <w:tr w:rsidR="00710B2A" w14:paraId="7E89DC68" w14:textId="77777777" w:rsidTr="00AA6B16">
        <w:tc>
          <w:tcPr>
            <w:tcW w:w="1980" w:type="dxa"/>
          </w:tcPr>
          <w:p w14:paraId="3460188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598D3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32F1BA6E" w14:textId="77777777" w:rsidR="00710B2A" w:rsidRDefault="00710B2A" w:rsidP="00AA6B16">
            <w:pPr>
              <w:pStyle w:val="af"/>
              <w:rPr>
                <w:rFonts w:ascii="Times New Roman" w:hAnsi="Times New Roman"/>
                <w:color w:val="111111"/>
                <w:sz w:val="23"/>
                <w:szCs w:val="23"/>
              </w:rPr>
            </w:pPr>
          </w:p>
        </w:tc>
      </w:tr>
      <w:tr w:rsidR="00710B2A" w14:paraId="705AFBE7" w14:textId="77777777" w:rsidTr="00AA6B16">
        <w:tc>
          <w:tcPr>
            <w:tcW w:w="1980" w:type="dxa"/>
          </w:tcPr>
          <w:p w14:paraId="09D988C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9620699" w14:textId="77777777" w:rsidR="00710B2A" w:rsidRDefault="00710B2A" w:rsidP="00AA6B16">
            <w:pPr>
              <w:pStyle w:val="af"/>
              <w:rPr>
                <w:rFonts w:ascii="Times New Roman" w:hAnsi="Times New Roman"/>
                <w:color w:val="111111"/>
                <w:sz w:val="23"/>
                <w:szCs w:val="23"/>
              </w:rPr>
            </w:pPr>
          </w:p>
        </w:tc>
        <w:tc>
          <w:tcPr>
            <w:tcW w:w="3532" w:type="dxa"/>
          </w:tcPr>
          <w:p w14:paraId="40A40B8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2</w:t>
            </w:r>
          </w:p>
        </w:tc>
      </w:tr>
      <w:tr w:rsidR="00710B2A" w14:paraId="0B64ADF3" w14:textId="77777777" w:rsidTr="00AA6B16">
        <w:tc>
          <w:tcPr>
            <w:tcW w:w="1980" w:type="dxa"/>
          </w:tcPr>
          <w:p w14:paraId="6D7EC02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9EA67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766D5" w14:textId="77777777" w:rsidTr="00AA6B16">
        <w:tc>
          <w:tcPr>
            <w:tcW w:w="1980" w:type="dxa"/>
          </w:tcPr>
          <w:p w14:paraId="3071F5C8"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EEBD78"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9628A52" wp14:editId="0461536B">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730FBBE5" w14:textId="048A563A" w:rsidR="00710B2A" w:rsidRPr="005C6E62" w:rsidRDefault="00710B2A" w:rsidP="00710B2A">
      <w:pPr>
        <w:pStyle w:val="3"/>
        <w:rPr>
          <w:lang w:eastAsia="zh-CN"/>
        </w:rPr>
      </w:pPr>
      <w:r>
        <w:rPr>
          <w:rFonts w:hint="eastAsia"/>
          <w:lang w:eastAsia="zh-CN"/>
        </w:rPr>
        <w:t>2.3.20</w:t>
      </w:r>
      <w:r>
        <w:rPr>
          <w:lang w:eastAsia="zh-CN"/>
        </w:rPr>
        <w:t xml:space="preserve"> Administrator Wants to Remove Buildings</w:t>
      </w:r>
    </w:p>
    <w:tbl>
      <w:tblPr>
        <w:tblStyle w:val="af8"/>
        <w:tblW w:w="0" w:type="auto"/>
        <w:tblLook w:val="04A0" w:firstRow="1" w:lastRow="0" w:firstColumn="1" w:lastColumn="0" w:noHBand="0" w:noVBand="1"/>
      </w:tblPr>
      <w:tblGrid>
        <w:gridCol w:w="1980"/>
        <w:gridCol w:w="3118"/>
        <w:gridCol w:w="3532"/>
      </w:tblGrid>
      <w:tr w:rsidR="00710B2A" w14:paraId="7CC07898" w14:textId="77777777" w:rsidTr="00AA6B16">
        <w:tc>
          <w:tcPr>
            <w:tcW w:w="1980" w:type="dxa"/>
          </w:tcPr>
          <w:p w14:paraId="3DA82F1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823495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710B2A" w14:paraId="6CDC307F" w14:textId="77777777" w:rsidTr="00AA6B16">
        <w:tc>
          <w:tcPr>
            <w:tcW w:w="1980" w:type="dxa"/>
          </w:tcPr>
          <w:p w14:paraId="7EDF6D3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6D6C2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159A17" w14:textId="77777777" w:rsidTr="00AA6B16">
        <w:tc>
          <w:tcPr>
            <w:tcW w:w="1980" w:type="dxa"/>
          </w:tcPr>
          <w:p w14:paraId="563D67C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0CC33003"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47C02DF6" w14:textId="77777777" w:rsidTr="00AA6B16">
        <w:tc>
          <w:tcPr>
            <w:tcW w:w="1980" w:type="dxa"/>
          </w:tcPr>
          <w:p w14:paraId="52C5244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00D429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63AF3D8E" w14:textId="77777777" w:rsidTr="00AA6B16">
        <w:tc>
          <w:tcPr>
            <w:tcW w:w="1980" w:type="dxa"/>
          </w:tcPr>
          <w:p w14:paraId="32B01C7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941FDB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70CABEBA" w14:textId="77777777" w:rsidTr="00AA6B16">
        <w:tc>
          <w:tcPr>
            <w:tcW w:w="1980" w:type="dxa"/>
          </w:tcPr>
          <w:p w14:paraId="54D955E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0C0D57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0564C47A" w14:textId="77777777" w:rsidTr="00AA6B16">
        <w:tc>
          <w:tcPr>
            <w:tcW w:w="1980" w:type="dxa"/>
          </w:tcPr>
          <w:p w14:paraId="2D03C6C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ECA43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710B2A" w14:paraId="4A89B969" w14:textId="77777777" w:rsidTr="00AA6B16">
        <w:tc>
          <w:tcPr>
            <w:tcW w:w="1980" w:type="dxa"/>
          </w:tcPr>
          <w:p w14:paraId="05D21E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8E594C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8076292" w14:textId="77777777" w:rsidTr="00AA6B16">
        <w:tc>
          <w:tcPr>
            <w:tcW w:w="1980" w:type="dxa"/>
          </w:tcPr>
          <w:p w14:paraId="209ADB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E53AA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710B2A" w:rsidRPr="002312E8" w14:paraId="09D78669" w14:textId="77777777" w:rsidTr="00AA6B16">
        <w:tc>
          <w:tcPr>
            <w:tcW w:w="1980" w:type="dxa"/>
          </w:tcPr>
          <w:p w14:paraId="5E5D4F7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CBF16B9"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7EF6173E" w14:textId="77777777" w:rsidTr="00AA6B16">
        <w:tc>
          <w:tcPr>
            <w:tcW w:w="1980" w:type="dxa"/>
          </w:tcPr>
          <w:p w14:paraId="2C4C1D6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F108ED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3943F40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722833" w14:textId="77777777" w:rsidTr="00AA6B16">
        <w:tc>
          <w:tcPr>
            <w:tcW w:w="1980" w:type="dxa"/>
          </w:tcPr>
          <w:p w14:paraId="41E6B024"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00306A" w14:textId="77777777" w:rsidR="00710B2A" w:rsidRDefault="00710B2A" w:rsidP="00AA6B16">
            <w:pPr>
              <w:pStyle w:val="af"/>
              <w:rPr>
                <w:rFonts w:ascii="Times New Roman" w:hAnsi="Times New Roman"/>
                <w:color w:val="111111"/>
                <w:sz w:val="23"/>
                <w:szCs w:val="23"/>
              </w:rPr>
            </w:pPr>
          </w:p>
        </w:tc>
        <w:tc>
          <w:tcPr>
            <w:tcW w:w="3532" w:type="dxa"/>
          </w:tcPr>
          <w:p w14:paraId="044E3C7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710B2A" w14:paraId="4DAC906F" w14:textId="77777777" w:rsidTr="00AA6B16">
        <w:tc>
          <w:tcPr>
            <w:tcW w:w="1980" w:type="dxa"/>
          </w:tcPr>
          <w:p w14:paraId="5E7D02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CCBFCE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38B332B1" w14:textId="77777777" w:rsidR="00710B2A" w:rsidRPr="009A2DD0" w:rsidRDefault="00710B2A" w:rsidP="00AA6B16">
            <w:pPr>
              <w:pStyle w:val="af"/>
              <w:rPr>
                <w:rFonts w:ascii="Times New Roman" w:hAnsi="Times New Roman"/>
                <w:color w:val="111111"/>
                <w:sz w:val="23"/>
                <w:szCs w:val="23"/>
              </w:rPr>
            </w:pPr>
          </w:p>
        </w:tc>
      </w:tr>
      <w:tr w:rsidR="00710B2A" w14:paraId="590F1CF4" w14:textId="77777777" w:rsidTr="00AA6B16">
        <w:tc>
          <w:tcPr>
            <w:tcW w:w="1980" w:type="dxa"/>
          </w:tcPr>
          <w:p w14:paraId="702DCDE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4055F5" w14:textId="77777777" w:rsidR="00710B2A" w:rsidRDefault="00710B2A" w:rsidP="00AA6B16">
            <w:pPr>
              <w:pStyle w:val="af"/>
              <w:rPr>
                <w:rFonts w:ascii="Times New Roman" w:hAnsi="Times New Roman"/>
                <w:color w:val="111111"/>
                <w:sz w:val="23"/>
                <w:szCs w:val="23"/>
              </w:rPr>
            </w:pPr>
          </w:p>
        </w:tc>
        <w:tc>
          <w:tcPr>
            <w:tcW w:w="3532" w:type="dxa"/>
          </w:tcPr>
          <w:p w14:paraId="472E5F69"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0581AEFE" w14:textId="77777777" w:rsidTr="00AA6B16">
        <w:tc>
          <w:tcPr>
            <w:tcW w:w="1980" w:type="dxa"/>
          </w:tcPr>
          <w:p w14:paraId="33D6A65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CB922F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57E3344" w14:textId="77777777" w:rsidR="00710B2A" w:rsidRPr="009A2DD0" w:rsidRDefault="00710B2A" w:rsidP="00AA6B16">
            <w:pPr>
              <w:pStyle w:val="af"/>
              <w:rPr>
                <w:rFonts w:ascii="Times New Roman" w:hAnsi="Times New Roman"/>
                <w:color w:val="111111"/>
                <w:sz w:val="23"/>
                <w:szCs w:val="23"/>
              </w:rPr>
            </w:pPr>
          </w:p>
        </w:tc>
      </w:tr>
      <w:tr w:rsidR="00710B2A" w14:paraId="6C75AE31" w14:textId="77777777" w:rsidTr="00AA6B16">
        <w:tc>
          <w:tcPr>
            <w:tcW w:w="1980" w:type="dxa"/>
          </w:tcPr>
          <w:p w14:paraId="5B23005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68D1010A" w14:textId="77777777" w:rsidR="00710B2A" w:rsidRDefault="00710B2A" w:rsidP="00AA6B16">
            <w:pPr>
              <w:pStyle w:val="af"/>
              <w:rPr>
                <w:rFonts w:ascii="Times New Roman" w:hAnsi="Times New Roman"/>
                <w:color w:val="111111"/>
                <w:sz w:val="23"/>
                <w:szCs w:val="23"/>
              </w:rPr>
            </w:pPr>
          </w:p>
        </w:tc>
        <w:tc>
          <w:tcPr>
            <w:tcW w:w="3532" w:type="dxa"/>
          </w:tcPr>
          <w:p w14:paraId="3521CB0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710B2A" w14:paraId="7A8DA526" w14:textId="77777777" w:rsidTr="00AA6B16">
        <w:tc>
          <w:tcPr>
            <w:tcW w:w="1980" w:type="dxa"/>
          </w:tcPr>
          <w:p w14:paraId="79A87CEB"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FCD2B99" w14:textId="77777777" w:rsidR="00710B2A" w:rsidRDefault="00710B2A" w:rsidP="00AA6B16">
            <w:pPr>
              <w:pStyle w:val="af"/>
              <w:rPr>
                <w:rFonts w:ascii="Times New Roman" w:hAnsi="Times New Roman"/>
                <w:color w:val="111111"/>
                <w:sz w:val="23"/>
                <w:szCs w:val="23"/>
              </w:rPr>
            </w:pPr>
          </w:p>
        </w:tc>
        <w:tc>
          <w:tcPr>
            <w:tcW w:w="3532" w:type="dxa"/>
          </w:tcPr>
          <w:p w14:paraId="0D0E598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710B2A" w14:paraId="59E18CF8" w14:textId="77777777" w:rsidTr="00AA6B16">
        <w:tc>
          <w:tcPr>
            <w:tcW w:w="1980" w:type="dxa"/>
          </w:tcPr>
          <w:p w14:paraId="27058E7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B37B8E9" w14:textId="77777777" w:rsidR="00710B2A" w:rsidRDefault="00710B2A" w:rsidP="00AA6B16">
            <w:pPr>
              <w:pStyle w:val="af"/>
              <w:rPr>
                <w:rFonts w:ascii="Times New Roman" w:hAnsi="Times New Roman"/>
                <w:color w:val="111111"/>
                <w:sz w:val="23"/>
                <w:szCs w:val="23"/>
              </w:rPr>
            </w:pPr>
          </w:p>
        </w:tc>
        <w:tc>
          <w:tcPr>
            <w:tcW w:w="3532" w:type="dxa"/>
          </w:tcPr>
          <w:p w14:paraId="43BD8D46" w14:textId="77777777" w:rsidR="00710B2A" w:rsidRDefault="00710B2A" w:rsidP="00AA6B16">
            <w:pPr>
              <w:pStyle w:val="af"/>
              <w:rPr>
                <w:rFonts w:ascii="Times New Roman" w:hAnsi="Times New Roman"/>
                <w:color w:val="111111"/>
                <w:sz w:val="23"/>
                <w:szCs w:val="23"/>
              </w:rPr>
            </w:pPr>
          </w:p>
        </w:tc>
      </w:tr>
      <w:tr w:rsidR="00710B2A" w14:paraId="4201D5CB" w14:textId="77777777" w:rsidTr="00AA6B16">
        <w:tc>
          <w:tcPr>
            <w:tcW w:w="1980" w:type="dxa"/>
          </w:tcPr>
          <w:p w14:paraId="3CE9FE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7D290DB"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40C2C06" w14:textId="77777777" w:rsidR="00710B2A" w:rsidRDefault="00710B2A" w:rsidP="00AA6B16">
            <w:pPr>
              <w:pStyle w:val="af"/>
              <w:rPr>
                <w:rFonts w:ascii="Times New Roman" w:hAnsi="Times New Roman"/>
                <w:color w:val="111111"/>
                <w:sz w:val="23"/>
                <w:szCs w:val="23"/>
              </w:rPr>
            </w:pPr>
          </w:p>
        </w:tc>
      </w:tr>
      <w:tr w:rsidR="00710B2A" w14:paraId="19A638B8" w14:textId="77777777" w:rsidTr="00AA6B16">
        <w:tc>
          <w:tcPr>
            <w:tcW w:w="1980" w:type="dxa"/>
          </w:tcPr>
          <w:p w14:paraId="5B73B100"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05A2831" w14:textId="77777777" w:rsidR="00710B2A" w:rsidRDefault="00710B2A" w:rsidP="00AA6B16">
            <w:pPr>
              <w:pStyle w:val="af"/>
              <w:rPr>
                <w:rFonts w:ascii="Times New Roman" w:hAnsi="Times New Roman"/>
                <w:color w:val="111111"/>
                <w:sz w:val="23"/>
                <w:szCs w:val="23"/>
              </w:rPr>
            </w:pPr>
          </w:p>
        </w:tc>
        <w:tc>
          <w:tcPr>
            <w:tcW w:w="3532" w:type="dxa"/>
          </w:tcPr>
          <w:p w14:paraId="1DC4957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2E79ED5F" w14:textId="77777777" w:rsidTr="00AA6B16">
        <w:tc>
          <w:tcPr>
            <w:tcW w:w="1980" w:type="dxa"/>
          </w:tcPr>
          <w:p w14:paraId="18DAA7D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765910A"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47BF009" w14:textId="77777777" w:rsidTr="00AA6B16">
        <w:tc>
          <w:tcPr>
            <w:tcW w:w="1980" w:type="dxa"/>
          </w:tcPr>
          <w:p w14:paraId="16942CF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D8D658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24C9EB5E" wp14:editId="7157312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13B58652" w14:textId="3AF84008" w:rsidR="00710B2A" w:rsidRPr="005C6E62" w:rsidRDefault="00710B2A" w:rsidP="00710B2A">
      <w:pPr>
        <w:pStyle w:val="3"/>
        <w:rPr>
          <w:lang w:eastAsia="zh-CN"/>
        </w:rPr>
      </w:pPr>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79DDC27E" w14:textId="77777777" w:rsidTr="00AA6B16">
        <w:tc>
          <w:tcPr>
            <w:tcW w:w="1980" w:type="dxa"/>
          </w:tcPr>
          <w:p w14:paraId="35EEC3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3BF384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710B2A" w14:paraId="2C5B4EF3" w14:textId="77777777" w:rsidTr="00AA6B16">
        <w:tc>
          <w:tcPr>
            <w:tcW w:w="1980" w:type="dxa"/>
          </w:tcPr>
          <w:p w14:paraId="4B7B54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6204B4"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50F0FCA3" w14:textId="77777777" w:rsidTr="00AA6B16">
        <w:tc>
          <w:tcPr>
            <w:tcW w:w="1980" w:type="dxa"/>
          </w:tcPr>
          <w:p w14:paraId="45F086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76FA3F0"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59D3CEB" w14:textId="77777777" w:rsidTr="00AA6B16">
        <w:tc>
          <w:tcPr>
            <w:tcW w:w="1980" w:type="dxa"/>
          </w:tcPr>
          <w:p w14:paraId="4818D9D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C6B25FC"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1533699B" w14:textId="77777777" w:rsidTr="00AA6B16">
        <w:tc>
          <w:tcPr>
            <w:tcW w:w="1980" w:type="dxa"/>
          </w:tcPr>
          <w:p w14:paraId="6C36CD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D6FCD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7937A04F" w14:textId="77777777" w:rsidTr="00AA6B16">
        <w:tc>
          <w:tcPr>
            <w:tcW w:w="1980" w:type="dxa"/>
          </w:tcPr>
          <w:p w14:paraId="706712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D3A1B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057EF6C3" w14:textId="77777777" w:rsidTr="00AA6B16">
        <w:tc>
          <w:tcPr>
            <w:tcW w:w="1980" w:type="dxa"/>
          </w:tcPr>
          <w:p w14:paraId="660DF06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3FCBB8D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710B2A" w14:paraId="76DC6FFF" w14:textId="77777777" w:rsidTr="00AA6B16">
        <w:tc>
          <w:tcPr>
            <w:tcW w:w="1980" w:type="dxa"/>
          </w:tcPr>
          <w:p w14:paraId="72CD447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C8A12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CE89B08" w14:textId="77777777" w:rsidTr="00AA6B16">
        <w:tc>
          <w:tcPr>
            <w:tcW w:w="1980" w:type="dxa"/>
          </w:tcPr>
          <w:p w14:paraId="01C1875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872F33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4AB1CA11" w14:textId="77777777" w:rsidTr="00AA6B16">
        <w:tc>
          <w:tcPr>
            <w:tcW w:w="1980" w:type="dxa"/>
          </w:tcPr>
          <w:p w14:paraId="329078F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B7D8DB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0EB52D0C" w14:textId="77777777" w:rsidTr="00AA6B16">
        <w:tc>
          <w:tcPr>
            <w:tcW w:w="1980" w:type="dxa"/>
          </w:tcPr>
          <w:p w14:paraId="21A1D74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CD78B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DEDB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F6C9E1E" w14:textId="77777777" w:rsidTr="00AA6B16">
        <w:tc>
          <w:tcPr>
            <w:tcW w:w="1980" w:type="dxa"/>
          </w:tcPr>
          <w:p w14:paraId="578DD53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73A619E" w14:textId="77777777" w:rsidR="00710B2A" w:rsidRDefault="00710B2A" w:rsidP="00AA6B16">
            <w:pPr>
              <w:pStyle w:val="af"/>
              <w:rPr>
                <w:rFonts w:ascii="Times New Roman" w:hAnsi="Times New Roman"/>
                <w:color w:val="111111"/>
                <w:sz w:val="23"/>
                <w:szCs w:val="23"/>
              </w:rPr>
            </w:pPr>
          </w:p>
        </w:tc>
        <w:tc>
          <w:tcPr>
            <w:tcW w:w="3532" w:type="dxa"/>
          </w:tcPr>
          <w:p w14:paraId="15BFF02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710B2A" w14:paraId="732D6C05" w14:textId="77777777" w:rsidTr="00AA6B16">
        <w:tc>
          <w:tcPr>
            <w:tcW w:w="1980" w:type="dxa"/>
          </w:tcPr>
          <w:p w14:paraId="04FAED9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978B98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17715DF0" w14:textId="77777777" w:rsidR="00710B2A" w:rsidRPr="009A2DD0" w:rsidRDefault="00710B2A" w:rsidP="00AA6B16">
            <w:pPr>
              <w:pStyle w:val="af"/>
              <w:rPr>
                <w:rFonts w:ascii="Times New Roman" w:hAnsi="Times New Roman"/>
                <w:color w:val="111111"/>
                <w:sz w:val="23"/>
                <w:szCs w:val="23"/>
              </w:rPr>
            </w:pPr>
          </w:p>
        </w:tc>
      </w:tr>
      <w:tr w:rsidR="00710B2A" w14:paraId="082352DB" w14:textId="77777777" w:rsidTr="00AA6B16">
        <w:tc>
          <w:tcPr>
            <w:tcW w:w="1980" w:type="dxa"/>
          </w:tcPr>
          <w:p w14:paraId="3095DF9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0B0AE82" w14:textId="77777777" w:rsidR="00710B2A" w:rsidRDefault="00710B2A" w:rsidP="00AA6B16">
            <w:pPr>
              <w:pStyle w:val="af"/>
              <w:rPr>
                <w:rFonts w:ascii="Times New Roman" w:hAnsi="Times New Roman"/>
                <w:color w:val="111111"/>
                <w:sz w:val="23"/>
                <w:szCs w:val="23"/>
              </w:rPr>
            </w:pPr>
          </w:p>
        </w:tc>
        <w:tc>
          <w:tcPr>
            <w:tcW w:w="3532" w:type="dxa"/>
          </w:tcPr>
          <w:p w14:paraId="1523593E"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710B2A" w14:paraId="0891EA06" w14:textId="77777777" w:rsidTr="00AA6B16">
        <w:tc>
          <w:tcPr>
            <w:tcW w:w="1980" w:type="dxa"/>
          </w:tcPr>
          <w:p w14:paraId="4E2E44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004203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1955B874" w14:textId="77777777" w:rsidR="00710B2A" w:rsidRPr="009A2DD0" w:rsidRDefault="00710B2A" w:rsidP="00AA6B16">
            <w:pPr>
              <w:pStyle w:val="af"/>
              <w:rPr>
                <w:rFonts w:ascii="Times New Roman" w:hAnsi="Times New Roman"/>
                <w:color w:val="111111"/>
                <w:sz w:val="23"/>
                <w:szCs w:val="23"/>
              </w:rPr>
            </w:pPr>
          </w:p>
        </w:tc>
      </w:tr>
      <w:tr w:rsidR="00710B2A" w14:paraId="6AA97CFA" w14:textId="77777777" w:rsidTr="00AA6B16">
        <w:tc>
          <w:tcPr>
            <w:tcW w:w="1980" w:type="dxa"/>
          </w:tcPr>
          <w:p w14:paraId="60CB9E4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E83E92C" w14:textId="77777777" w:rsidR="00710B2A" w:rsidRDefault="00710B2A" w:rsidP="00AA6B16">
            <w:pPr>
              <w:pStyle w:val="af"/>
              <w:rPr>
                <w:rFonts w:ascii="Times New Roman" w:hAnsi="Times New Roman"/>
                <w:color w:val="111111"/>
                <w:sz w:val="23"/>
                <w:szCs w:val="23"/>
              </w:rPr>
            </w:pPr>
          </w:p>
        </w:tc>
        <w:tc>
          <w:tcPr>
            <w:tcW w:w="3532" w:type="dxa"/>
          </w:tcPr>
          <w:p w14:paraId="259545F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710B2A" w14:paraId="1ED18580" w14:textId="77777777" w:rsidTr="00AA6B16">
        <w:tc>
          <w:tcPr>
            <w:tcW w:w="1980" w:type="dxa"/>
          </w:tcPr>
          <w:p w14:paraId="032C6CC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559543" w14:textId="77777777" w:rsidR="00710B2A" w:rsidRDefault="00710B2A" w:rsidP="00AA6B16">
            <w:pPr>
              <w:pStyle w:val="af"/>
              <w:rPr>
                <w:rFonts w:ascii="Times New Roman" w:hAnsi="Times New Roman"/>
                <w:color w:val="111111"/>
                <w:sz w:val="23"/>
                <w:szCs w:val="23"/>
              </w:rPr>
            </w:pPr>
          </w:p>
        </w:tc>
        <w:tc>
          <w:tcPr>
            <w:tcW w:w="3532" w:type="dxa"/>
          </w:tcPr>
          <w:p w14:paraId="204C011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710B2A" w14:paraId="2FB86F05" w14:textId="77777777" w:rsidTr="00AA6B16">
        <w:tc>
          <w:tcPr>
            <w:tcW w:w="1980" w:type="dxa"/>
          </w:tcPr>
          <w:p w14:paraId="66FB4C4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1AB06C7" w14:textId="77777777" w:rsidR="00710B2A" w:rsidRDefault="00710B2A" w:rsidP="00AA6B16">
            <w:pPr>
              <w:pStyle w:val="af"/>
              <w:rPr>
                <w:rFonts w:ascii="Times New Roman" w:hAnsi="Times New Roman"/>
                <w:color w:val="111111"/>
                <w:sz w:val="23"/>
                <w:szCs w:val="23"/>
              </w:rPr>
            </w:pPr>
          </w:p>
        </w:tc>
        <w:tc>
          <w:tcPr>
            <w:tcW w:w="3532" w:type="dxa"/>
          </w:tcPr>
          <w:p w14:paraId="292FF43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710B2A" w14:paraId="72F8D1EB" w14:textId="77777777" w:rsidTr="00AA6B16">
        <w:tc>
          <w:tcPr>
            <w:tcW w:w="1980" w:type="dxa"/>
          </w:tcPr>
          <w:p w14:paraId="5187DD85"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44A14D3" w14:textId="77777777" w:rsidR="00710B2A" w:rsidRDefault="00710B2A" w:rsidP="00AA6B16">
            <w:pPr>
              <w:pStyle w:val="af"/>
              <w:rPr>
                <w:rFonts w:ascii="Times New Roman" w:hAnsi="Times New Roman"/>
                <w:color w:val="111111"/>
                <w:sz w:val="23"/>
                <w:szCs w:val="23"/>
              </w:rPr>
            </w:pPr>
          </w:p>
        </w:tc>
        <w:tc>
          <w:tcPr>
            <w:tcW w:w="3532" w:type="dxa"/>
          </w:tcPr>
          <w:p w14:paraId="090DD6DF" w14:textId="77777777" w:rsidR="00710B2A" w:rsidRDefault="00710B2A" w:rsidP="00AA6B16">
            <w:pPr>
              <w:pStyle w:val="af"/>
              <w:rPr>
                <w:rFonts w:ascii="Times New Roman" w:hAnsi="Times New Roman"/>
                <w:color w:val="111111"/>
                <w:sz w:val="23"/>
                <w:szCs w:val="23"/>
              </w:rPr>
            </w:pPr>
          </w:p>
        </w:tc>
      </w:tr>
      <w:tr w:rsidR="00710B2A" w14:paraId="6C06669C" w14:textId="77777777" w:rsidTr="00AA6B16">
        <w:tc>
          <w:tcPr>
            <w:tcW w:w="1980" w:type="dxa"/>
          </w:tcPr>
          <w:p w14:paraId="4E9A2B5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B7CA18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474CE552" w14:textId="77777777" w:rsidR="00710B2A" w:rsidRDefault="00710B2A" w:rsidP="00AA6B16">
            <w:pPr>
              <w:pStyle w:val="af"/>
              <w:rPr>
                <w:rFonts w:ascii="Times New Roman" w:hAnsi="Times New Roman"/>
                <w:color w:val="111111"/>
                <w:sz w:val="23"/>
                <w:szCs w:val="23"/>
              </w:rPr>
            </w:pPr>
          </w:p>
        </w:tc>
      </w:tr>
      <w:tr w:rsidR="00710B2A" w14:paraId="6D82E9A0" w14:textId="77777777" w:rsidTr="00AA6B16">
        <w:tc>
          <w:tcPr>
            <w:tcW w:w="1980" w:type="dxa"/>
          </w:tcPr>
          <w:p w14:paraId="4C9B571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E6A2231" w14:textId="77777777" w:rsidR="00710B2A" w:rsidRDefault="00710B2A" w:rsidP="00AA6B16">
            <w:pPr>
              <w:pStyle w:val="af"/>
              <w:rPr>
                <w:rFonts w:ascii="Times New Roman" w:hAnsi="Times New Roman"/>
                <w:color w:val="111111"/>
                <w:sz w:val="23"/>
                <w:szCs w:val="23"/>
              </w:rPr>
            </w:pPr>
          </w:p>
        </w:tc>
        <w:tc>
          <w:tcPr>
            <w:tcW w:w="3532" w:type="dxa"/>
          </w:tcPr>
          <w:p w14:paraId="48AE9B2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3A2FD11E" w14:textId="77777777" w:rsidTr="00AA6B16">
        <w:tc>
          <w:tcPr>
            <w:tcW w:w="1980" w:type="dxa"/>
          </w:tcPr>
          <w:p w14:paraId="5249A3BF"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E1BC3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54FE13C5" w14:textId="77777777" w:rsidTr="00AA6B16">
        <w:tc>
          <w:tcPr>
            <w:tcW w:w="1980" w:type="dxa"/>
          </w:tcPr>
          <w:p w14:paraId="577648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BA313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906050E" wp14:editId="36FCBA09">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0F9617E1" w14:textId="6797A681" w:rsidR="00710B2A" w:rsidRPr="005C6E62" w:rsidRDefault="00710B2A" w:rsidP="00710B2A">
      <w:pPr>
        <w:pStyle w:val="3"/>
        <w:rPr>
          <w:lang w:eastAsia="zh-CN"/>
        </w:rPr>
      </w:pPr>
      <w:r>
        <w:rPr>
          <w:rFonts w:hint="eastAsia"/>
          <w:lang w:eastAsia="zh-CN"/>
        </w:rPr>
        <w:t>2.3.2</w:t>
      </w:r>
      <w:r>
        <w:rPr>
          <w:rFonts w:hint="eastAsia"/>
          <w:lang w:eastAsia="zh-CN"/>
        </w:rPr>
        <w:t>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2FFC14BA" w14:textId="77777777" w:rsidTr="00AA6B16">
        <w:tc>
          <w:tcPr>
            <w:tcW w:w="1980" w:type="dxa"/>
          </w:tcPr>
          <w:p w14:paraId="0C1EBC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23FADD2"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710B2A" w14:paraId="05DD2EC5" w14:textId="77777777" w:rsidTr="00AA6B16">
        <w:tc>
          <w:tcPr>
            <w:tcW w:w="1980" w:type="dxa"/>
          </w:tcPr>
          <w:p w14:paraId="74B3E9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350B197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FF40B1" w14:textId="77777777" w:rsidTr="00AA6B16">
        <w:tc>
          <w:tcPr>
            <w:tcW w:w="1980" w:type="dxa"/>
          </w:tcPr>
          <w:p w14:paraId="1158000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806CD4F"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7677A9F3" w14:textId="77777777" w:rsidTr="00AA6B16">
        <w:tc>
          <w:tcPr>
            <w:tcW w:w="1980" w:type="dxa"/>
          </w:tcPr>
          <w:p w14:paraId="56619CD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9CADC7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00857037" w14:textId="77777777" w:rsidTr="00AA6B16">
        <w:tc>
          <w:tcPr>
            <w:tcW w:w="1980" w:type="dxa"/>
          </w:tcPr>
          <w:p w14:paraId="67BFB37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05463CC"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482281BD" w14:textId="77777777" w:rsidTr="00AA6B16">
        <w:tc>
          <w:tcPr>
            <w:tcW w:w="1980" w:type="dxa"/>
          </w:tcPr>
          <w:p w14:paraId="1A2E9F1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998DB52"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7917A480" w14:textId="77777777" w:rsidTr="00AA6B16">
        <w:tc>
          <w:tcPr>
            <w:tcW w:w="1980" w:type="dxa"/>
          </w:tcPr>
          <w:p w14:paraId="6ED8008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F99C496"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710B2A" w14:paraId="36936343" w14:textId="77777777" w:rsidTr="00AA6B16">
        <w:tc>
          <w:tcPr>
            <w:tcW w:w="1980" w:type="dxa"/>
          </w:tcPr>
          <w:p w14:paraId="1B0EC60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0CEBF7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38EBCE6" w14:textId="77777777" w:rsidTr="00AA6B16">
        <w:tc>
          <w:tcPr>
            <w:tcW w:w="1980" w:type="dxa"/>
          </w:tcPr>
          <w:p w14:paraId="4F53DBE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F29041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5E3643A7" w14:textId="77777777" w:rsidTr="00AA6B16">
        <w:tc>
          <w:tcPr>
            <w:tcW w:w="1980" w:type="dxa"/>
          </w:tcPr>
          <w:p w14:paraId="55F1958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0022AF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2643A6E5" w14:textId="77777777" w:rsidTr="00AA6B16">
        <w:tc>
          <w:tcPr>
            <w:tcW w:w="1980" w:type="dxa"/>
          </w:tcPr>
          <w:p w14:paraId="62CE51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0111B6A"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B55665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080C369F" w14:textId="77777777" w:rsidTr="00AA6B16">
        <w:tc>
          <w:tcPr>
            <w:tcW w:w="1980" w:type="dxa"/>
          </w:tcPr>
          <w:p w14:paraId="0C6654C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CCEB82C" w14:textId="77777777" w:rsidR="00710B2A" w:rsidRDefault="00710B2A" w:rsidP="00AA6B16">
            <w:pPr>
              <w:pStyle w:val="af"/>
              <w:rPr>
                <w:rFonts w:ascii="Times New Roman" w:hAnsi="Times New Roman"/>
                <w:color w:val="111111"/>
                <w:sz w:val="23"/>
                <w:szCs w:val="23"/>
              </w:rPr>
            </w:pPr>
          </w:p>
        </w:tc>
        <w:tc>
          <w:tcPr>
            <w:tcW w:w="3532" w:type="dxa"/>
          </w:tcPr>
          <w:p w14:paraId="317C491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710B2A" w14:paraId="600EA448" w14:textId="77777777" w:rsidTr="00AA6B16">
        <w:tc>
          <w:tcPr>
            <w:tcW w:w="1980" w:type="dxa"/>
          </w:tcPr>
          <w:p w14:paraId="579827A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33562B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32180F45" w14:textId="77777777" w:rsidR="00710B2A" w:rsidRPr="009A2DD0" w:rsidRDefault="00710B2A" w:rsidP="00AA6B16">
            <w:pPr>
              <w:pStyle w:val="af"/>
              <w:rPr>
                <w:rFonts w:ascii="Times New Roman" w:hAnsi="Times New Roman"/>
                <w:color w:val="111111"/>
                <w:sz w:val="23"/>
                <w:szCs w:val="23"/>
              </w:rPr>
            </w:pPr>
          </w:p>
        </w:tc>
      </w:tr>
      <w:tr w:rsidR="00710B2A" w14:paraId="36E2DA33" w14:textId="77777777" w:rsidTr="00AA6B16">
        <w:tc>
          <w:tcPr>
            <w:tcW w:w="1980" w:type="dxa"/>
          </w:tcPr>
          <w:p w14:paraId="2CC1435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D400FC9" w14:textId="77777777" w:rsidR="00710B2A" w:rsidRDefault="00710B2A" w:rsidP="00AA6B16">
            <w:pPr>
              <w:pStyle w:val="af"/>
              <w:rPr>
                <w:rFonts w:ascii="Times New Roman" w:hAnsi="Times New Roman"/>
                <w:color w:val="111111"/>
                <w:sz w:val="23"/>
                <w:szCs w:val="23"/>
              </w:rPr>
            </w:pPr>
          </w:p>
        </w:tc>
        <w:tc>
          <w:tcPr>
            <w:tcW w:w="3532" w:type="dxa"/>
          </w:tcPr>
          <w:p w14:paraId="6DAA3C9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461CC5EA" w14:textId="77777777" w:rsidTr="00AA6B16">
        <w:tc>
          <w:tcPr>
            <w:tcW w:w="1980" w:type="dxa"/>
          </w:tcPr>
          <w:p w14:paraId="37D9A7AD"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340266D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5B2F715C" w14:textId="77777777" w:rsidR="00710B2A" w:rsidRDefault="00710B2A" w:rsidP="00AA6B16">
            <w:pPr>
              <w:pStyle w:val="af"/>
              <w:rPr>
                <w:rFonts w:ascii="Times New Roman" w:hAnsi="Times New Roman"/>
                <w:color w:val="111111"/>
                <w:sz w:val="23"/>
                <w:szCs w:val="23"/>
              </w:rPr>
            </w:pPr>
          </w:p>
        </w:tc>
      </w:tr>
      <w:tr w:rsidR="00710B2A" w14:paraId="561E4C09" w14:textId="77777777" w:rsidTr="00AA6B16">
        <w:tc>
          <w:tcPr>
            <w:tcW w:w="1980" w:type="dxa"/>
          </w:tcPr>
          <w:p w14:paraId="58E186A3"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6F2E1" w14:textId="77777777" w:rsidR="00710B2A" w:rsidRDefault="00710B2A" w:rsidP="00AA6B16">
            <w:pPr>
              <w:pStyle w:val="af"/>
              <w:rPr>
                <w:rFonts w:ascii="Times New Roman" w:hAnsi="Times New Roman"/>
                <w:color w:val="111111"/>
                <w:sz w:val="23"/>
                <w:szCs w:val="23"/>
              </w:rPr>
            </w:pPr>
          </w:p>
        </w:tc>
        <w:tc>
          <w:tcPr>
            <w:tcW w:w="3532" w:type="dxa"/>
          </w:tcPr>
          <w:p w14:paraId="42D08F8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710B2A" w14:paraId="1FF89223" w14:textId="77777777" w:rsidTr="00AA6B16">
        <w:tc>
          <w:tcPr>
            <w:tcW w:w="1980" w:type="dxa"/>
          </w:tcPr>
          <w:p w14:paraId="6357DEF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3D129B6D" w14:textId="77777777" w:rsidR="00710B2A" w:rsidRDefault="00710B2A" w:rsidP="00AA6B16">
            <w:pPr>
              <w:pStyle w:val="af"/>
              <w:rPr>
                <w:rFonts w:ascii="Times New Roman" w:hAnsi="Times New Roman"/>
                <w:color w:val="111111"/>
                <w:sz w:val="23"/>
                <w:szCs w:val="23"/>
              </w:rPr>
            </w:pPr>
          </w:p>
        </w:tc>
        <w:tc>
          <w:tcPr>
            <w:tcW w:w="3532" w:type="dxa"/>
          </w:tcPr>
          <w:p w14:paraId="0DE186A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710B2A" w14:paraId="4C090266" w14:textId="77777777" w:rsidTr="00AA6B16">
        <w:tc>
          <w:tcPr>
            <w:tcW w:w="1980" w:type="dxa"/>
          </w:tcPr>
          <w:p w14:paraId="1E0B02C9" w14:textId="77777777" w:rsidR="00710B2A" w:rsidRPr="009A2DD0" w:rsidRDefault="00710B2A" w:rsidP="00AA6B16">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776AA18" w14:textId="77777777" w:rsidR="00710B2A" w:rsidRDefault="00710B2A" w:rsidP="00AA6B16">
            <w:pPr>
              <w:pStyle w:val="af"/>
              <w:rPr>
                <w:rFonts w:ascii="Times New Roman" w:hAnsi="Times New Roman"/>
                <w:color w:val="111111"/>
                <w:sz w:val="23"/>
                <w:szCs w:val="23"/>
              </w:rPr>
            </w:pPr>
          </w:p>
        </w:tc>
        <w:tc>
          <w:tcPr>
            <w:tcW w:w="3532" w:type="dxa"/>
          </w:tcPr>
          <w:p w14:paraId="0E6822BA" w14:textId="77777777" w:rsidR="00710B2A" w:rsidRDefault="00710B2A" w:rsidP="00AA6B16">
            <w:pPr>
              <w:pStyle w:val="af"/>
              <w:rPr>
                <w:rFonts w:ascii="Times New Roman" w:hAnsi="Times New Roman"/>
                <w:color w:val="111111"/>
                <w:sz w:val="23"/>
                <w:szCs w:val="23"/>
              </w:rPr>
            </w:pPr>
          </w:p>
        </w:tc>
      </w:tr>
      <w:tr w:rsidR="00710B2A" w14:paraId="738D6DBB" w14:textId="77777777" w:rsidTr="00AA6B16">
        <w:tc>
          <w:tcPr>
            <w:tcW w:w="1980" w:type="dxa"/>
          </w:tcPr>
          <w:p w14:paraId="10ADF22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306A22"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6864869F" w14:textId="77777777" w:rsidR="00710B2A" w:rsidRDefault="00710B2A" w:rsidP="00AA6B16">
            <w:pPr>
              <w:pStyle w:val="af"/>
              <w:rPr>
                <w:rFonts w:ascii="Times New Roman" w:hAnsi="Times New Roman"/>
                <w:color w:val="111111"/>
                <w:sz w:val="23"/>
                <w:szCs w:val="23"/>
              </w:rPr>
            </w:pPr>
          </w:p>
        </w:tc>
      </w:tr>
      <w:tr w:rsidR="00710B2A" w14:paraId="4AE2A4B9" w14:textId="77777777" w:rsidTr="00AA6B16">
        <w:tc>
          <w:tcPr>
            <w:tcW w:w="1980" w:type="dxa"/>
          </w:tcPr>
          <w:p w14:paraId="13B79553"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4E84455" w14:textId="77777777" w:rsidR="00710B2A" w:rsidRDefault="00710B2A" w:rsidP="00AA6B16">
            <w:pPr>
              <w:pStyle w:val="af"/>
              <w:rPr>
                <w:rFonts w:ascii="Times New Roman" w:hAnsi="Times New Roman"/>
                <w:color w:val="111111"/>
                <w:sz w:val="23"/>
                <w:szCs w:val="23"/>
              </w:rPr>
            </w:pPr>
          </w:p>
        </w:tc>
        <w:tc>
          <w:tcPr>
            <w:tcW w:w="3532" w:type="dxa"/>
          </w:tcPr>
          <w:p w14:paraId="5D9226A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5F9EAE81" w14:textId="77777777" w:rsidTr="00AA6B16">
        <w:tc>
          <w:tcPr>
            <w:tcW w:w="1980" w:type="dxa"/>
          </w:tcPr>
          <w:p w14:paraId="73D619EE"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7ADBFA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91DE894" w14:textId="77777777" w:rsidTr="00AA6B16">
        <w:tc>
          <w:tcPr>
            <w:tcW w:w="1980" w:type="dxa"/>
          </w:tcPr>
          <w:p w14:paraId="65996B4B"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9B613A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879BDD8" wp14:editId="1174C16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1BD15F6A" w14:textId="67E3FBD1" w:rsidR="00710B2A" w:rsidRPr="005C6E62" w:rsidRDefault="00710B2A" w:rsidP="00710B2A">
      <w:pPr>
        <w:pStyle w:val="3"/>
        <w:rPr>
          <w:lang w:eastAsia="zh-CN"/>
        </w:rPr>
      </w:pPr>
      <w:r>
        <w:rPr>
          <w:rFonts w:hint="eastAsia"/>
          <w:lang w:eastAsia="zh-CN"/>
        </w:rPr>
        <w:t>2.3.2</w:t>
      </w:r>
      <w:r>
        <w:rPr>
          <w:rFonts w:hint="eastAsia"/>
          <w:lang w:eastAsia="zh-CN"/>
        </w:rPr>
        <w:t>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p>
    <w:tbl>
      <w:tblPr>
        <w:tblStyle w:val="af8"/>
        <w:tblW w:w="0" w:type="auto"/>
        <w:tblLook w:val="04A0" w:firstRow="1" w:lastRow="0" w:firstColumn="1" w:lastColumn="0" w:noHBand="0" w:noVBand="1"/>
      </w:tblPr>
      <w:tblGrid>
        <w:gridCol w:w="1980"/>
        <w:gridCol w:w="3118"/>
        <w:gridCol w:w="3532"/>
      </w:tblGrid>
      <w:tr w:rsidR="00710B2A" w14:paraId="6EFDF7D5" w14:textId="77777777" w:rsidTr="00AA6B16">
        <w:tc>
          <w:tcPr>
            <w:tcW w:w="1980" w:type="dxa"/>
          </w:tcPr>
          <w:p w14:paraId="4A462B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0FC6D69"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710B2A" w14:paraId="25E11D5F" w14:textId="77777777" w:rsidTr="00AA6B16">
        <w:tc>
          <w:tcPr>
            <w:tcW w:w="1980" w:type="dxa"/>
          </w:tcPr>
          <w:p w14:paraId="2019AA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3AB18B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2D77C00" w14:textId="77777777" w:rsidTr="00AA6B16">
        <w:tc>
          <w:tcPr>
            <w:tcW w:w="1980" w:type="dxa"/>
          </w:tcPr>
          <w:p w14:paraId="4830920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0A5E6864"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9770E0E" w14:textId="77777777" w:rsidTr="00AA6B16">
        <w:tc>
          <w:tcPr>
            <w:tcW w:w="1980" w:type="dxa"/>
          </w:tcPr>
          <w:p w14:paraId="7FBCE44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C8DDD7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117437" w14:textId="77777777" w:rsidTr="00AA6B16">
        <w:tc>
          <w:tcPr>
            <w:tcW w:w="1980" w:type="dxa"/>
          </w:tcPr>
          <w:p w14:paraId="2762FC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7A335F"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11F99F0B" w14:textId="77777777" w:rsidTr="00AA6B16">
        <w:tc>
          <w:tcPr>
            <w:tcW w:w="1980" w:type="dxa"/>
          </w:tcPr>
          <w:p w14:paraId="4AA43E5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19F97491"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2BA6713D" w14:textId="77777777" w:rsidTr="00AA6B16">
        <w:tc>
          <w:tcPr>
            <w:tcW w:w="1980" w:type="dxa"/>
          </w:tcPr>
          <w:p w14:paraId="30571D9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9173D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710B2A" w14:paraId="6826189E" w14:textId="77777777" w:rsidTr="00AA6B16">
        <w:tc>
          <w:tcPr>
            <w:tcW w:w="1980" w:type="dxa"/>
          </w:tcPr>
          <w:p w14:paraId="2B53050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AF3DB0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F5C3B7D" w14:textId="77777777" w:rsidTr="00AA6B16">
        <w:tc>
          <w:tcPr>
            <w:tcW w:w="1980" w:type="dxa"/>
          </w:tcPr>
          <w:p w14:paraId="188B626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49FC2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710B2A" w:rsidRPr="002312E8" w14:paraId="7484DF98" w14:textId="77777777" w:rsidTr="00AA6B16">
        <w:tc>
          <w:tcPr>
            <w:tcW w:w="1980" w:type="dxa"/>
          </w:tcPr>
          <w:p w14:paraId="20630EE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33F0A90"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2041DC36" w14:textId="77777777" w:rsidTr="00AA6B16">
        <w:tc>
          <w:tcPr>
            <w:tcW w:w="1980" w:type="dxa"/>
          </w:tcPr>
          <w:p w14:paraId="2882CDA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17FD7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C64C0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CEDA845" w14:textId="77777777" w:rsidTr="00AA6B16">
        <w:tc>
          <w:tcPr>
            <w:tcW w:w="1980" w:type="dxa"/>
          </w:tcPr>
          <w:p w14:paraId="19A9D22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2EF96B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C75593F" w14:textId="77777777" w:rsidR="00710B2A" w:rsidRPr="009A2DD0" w:rsidRDefault="00710B2A" w:rsidP="00AA6B16">
            <w:pPr>
              <w:pStyle w:val="af"/>
              <w:rPr>
                <w:rFonts w:ascii="Times New Roman" w:hAnsi="Times New Roman"/>
                <w:color w:val="111111"/>
                <w:sz w:val="23"/>
                <w:szCs w:val="23"/>
              </w:rPr>
            </w:pPr>
          </w:p>
        </w:tc>
      </w:tr>
      <w:tr w:rsidR="00710B2A" w14:paraId="1177739E" w14:textId="77777777" w:rsidTr="00AA6B16">
        <w:tc>
          <w:tcPr>
            <w:tcW w:w="1980" w:type="dxa"/>
          </w:tcPr>
          <w:p w14:paraId="645D257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4746F72" w14:textId="77777777" w:rsidR="00710B2A" w:rsidRDefault="00710B2A" w:rsidP="00AA6B16">
            <w:pPr>
              <w:pStyle w:val="af"/>
              <w:rPr>
                <w:rFonts w:ascii="Times New Roman" w:hAnsi="Times New Roman"/>
                <w:color w:val="111111"/>
                <w:sz w:val="23"/>
                <w:szCs w:val="23"/>
              </w:rPr>
            </w:pPr>
          </w:p>
        </w:tc>
        <w:tc>
          <w:tcPr>
            <w:tcW w:w="3532" w:type="dxa"/>
          </w:tcPr>
          <w:p w14:paraId="61E4615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710B2A" w14:paraId="05497D5B" w14:textId="77777777" w:rsidTr="00AA6B16">
        <w:tc>
          <w:tcPr>
            <w:tcW w:w="1980" w:type="dxa"/>
          </w:tcPr>
          <w:p w14:paraId="2E9B3789"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3AE5305" w14:textId="77777777" w:rsidR="00710B2A" w:rsidRDefault="00710B2A" w:rsidP="00AA6B16">
            <w:pPr>
              <w:pStyle w:val="af"/>
              <w:rPr>
                <w:rFonts w:ascii="Times New Roman" w:hAnsi="Times New Roman"/>
                <w:color w:val="111111"/>
                <w:sz w:val="23"/>
                <w:szCs w:val="23"/>
              </w:rPr>
            </w:pPr>
          </w:p>
        </w:tc>
        <w:tc>
          <w:tcPr>
            <w:tcW w:w="3532" w:type="dxa"/>
          </w:tcPr>
          <w:p w14:paraId="21B3AE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710B2A" w14:paraId="25C79F95" w14:textId="77777777" w:rsidTr="00AA6B16">
        <w:tc>
          <w:tcPr>
            <w:tcW w:w="1980" w:type="dxa"/>
          </w:tcPr>
          <w:p w14:paraId="6F5AD0B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A04FED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7CB0CD79" w14:textId="77777777" w:rsidR="00710B2A" w:rsidRDefault="00710B2A" w:rsidP="00AA6B16">
            <w:pPr>
              <w:pStyle w:val="af"/>
              <w:rPr>
                <w:rFonts w:ascii="Times New Roman" w:hAnsi="Times New Roman"/>
                <w:color w:val="111111"/>
                <w:sz w:val="23"/>
                <w:szCs w:val="23"/>
              </w:rPr>
            </w:pPr>
          </w:p>
        </w:tc>
      </w:tr>
      <w:tr w:rsidR="00710B2A" w14:paraId="72399B4B" w14:textId="77777777" w:rsidTr="00AA6B16">
        <w:tc>
          <w:tcPr>
            <w:tcW w:w="1980" w:type="dxa"/>
          </w:tcPr>
          <w:p w14:paraId="7641DE15"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F1CC5B"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2AE52" w14:textId="77777777" w:rsidTr="00AA6B16">
        <w:tc>
          <w:tcPr>
            <w:tcW w:w="1980" w:type="dxa"/>
          </w:tcPr>
          <w:p w14:paraId="27077D1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556A41C"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2BDC77" wp14:editId="78B5917A">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47058A63" w14:textId="32CBCB91" w:rsidR="00710B2A" w:rsidRPr="005C6E62" w:rsidRDefault="00710B2A" w:rsidP="00710B2A">
      <w:pPr>
        <w:pStyle w:val="3"/>
        <w:rPr>
          <w:lang w:eastAsia="zh-CN"/>
        </w:rPr>
      </w:pPr>
      <w:r>
        <w:rPr>
          <w:rFonts w:hint="eastAsia"/>
          <w:lang w:eastAsia="zh-CN"/>
        </w:rPr>
        <w:t>2.3.2</w:t>
      </w:r>
      <w:r>
        <w:rPr>
          <w:rFonts w:hint="eastAsia"/>
          <w:lang w:eastAsia="zh-CN"/>
        </w:rPr>
        <w:t>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p>
    <w:tbl>
      <w:tblPr>
        <w:tblStyle w:val="af8"/>
        <w:tblW w:w="0" w:type="auto"/>
        <w:tblLook w:val="04A0" w:firstRow="1" w:lastRow="0" w:firstColumn="1" w:lastColumn="0" w:noHBand="0" w:noVBand="1"/>
      </w:tblPr>
      <w:tblGrid>
        <w:gridCol w:w="1980"/>
        <w:gridCol w:w="3118"/>
        <w:gridCol w:w="3532"/>
      </w:tblGrid>
      <w:tr w:rsidR="00710B2A" w14:paraId="2D01760B" w14:textId="77777777" w:rsidTr="00AA6B16">
        <w:tc>
          <w:tcPr>
            <w:tcW w:w="1980" w:type="dxa"/>
          </w:tcPr>
          <w:p w14:paraId="3A9AD5A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0236E9"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526CCF2" w14:textId="77777777" w:rsidTr="00AA6B16">
        <w:tc>
          <w:tcPr>
            <w:tcW w:w="1980" w:type="dxa"/>
          </w:tcPr>
          <w:p w14:paraId="2C1A3EF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05EE61B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278E4EAC" w14:textId="77777777" w:rsidTr="00AA6B16">
        <w:tc>
          <w:tcPr>
            <w:tcW w:w="1980" w:type="dxa"/>
          </w:tcPr>
          <w:p w14:paraId="5C912D3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8816862"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B0834E" w14:textId="77777777" w:rsidTr="00AA6B16">
        <w:tc>
          <w:tcPr>
            <w:tcW w:w="1980" w:type="dxa"/>
          </w:tcPr>
          <w:p w14:paraId="196CD28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ED49DA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AE07075" w14:textId="77777777" w:rsidTr="00AA6B16">
        <w:tc>
          <w:tcPr>
            <w:tcW w:w="1980" w:type="dxa"/>
          </w:tcPr>
          <w:p w14:paraId="37AA2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4F58AF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633E63E" w14:textId="77777777" w:rsidTr="00AA6B16">
        <w:tc>
          <w:tcPr>
            <w:tcW w:w="1980" w:type="dxa"/>
          </w:tcPr>
          <w:p w14:paraId="7F470C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3BFF5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00C746B3" w14:textId="77777777" w:rsidTr="00AA6B16">
        <w:tc>
          <w:tcPr>
            <w:tcW w:w="1980" w:type="dxa"/>
          </w:tcPr>
          <w:p w14:paraId="2014B7F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5E301C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1AD06A0" w14:textId="77777777" w:rsidTr="00AA6B16">
        <w:tc>
          <w:tcPr>
            <w:tcW w:w="1980" w:type="dxa"/>
          </w:tcPr>
          <w:p w14:paraId="77EFDE9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83C704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601FB0C" w14:textId="77777777" w:rsidTr="00AA6B16">
        <w:tc>
          <w:tcPr>
            <w:tcW w:w="1980" w:type="dxa"/>
          </w:tcPr>
          <w:p w14:paraId="75E3FAF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620DE6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rsidRPr="002312E8" w14:paraId="35EB2C94" w14:textId="77777777" w:rsidTr="00AA6B16">
        <w:tc>
          <w:tcPr>
            <w:tcW w:w="1980" w:type="dxa"/>
          </w:tcPr>
          <w:p w14:paraId="4508FA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047C76EE"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71B15710" w14:textId="77777777" w:rsidTr="00AA6B16">
        <w:tc>
          <w:tcPr>
            <w:tcW w:w="1980" w:type="dxa"/>
          </w:tcPr>
          <w:p w14:paraId="1A19F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07400B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D4CADB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8C79CF6" w14:textId="77777777" w:rsidTr="00AA6B16">
        <w:tc>
          <w:tcPr>
            <w:tcW w:w="1980" w:type="dxa"/>
          </w:tcPr>
          <w:p w14:paraId="3B65FE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52D76D0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2D7FBECD" w14:textId="77777777" w:rsidR="00710B2A" w:rsidRPr="009A2DD0" w:rsidRDefault="00710B2A" w:rsidP="00AA6B16">
            <w:pPr>
              <w:pStyle w:val="af"/>
              <w:rPr>
                <w:rFonts w:ascii="Times New Roman" w:hAnsi="Times New Roman"/>
                <w:color w:val="111111"/>
                <w:sz w:val="23"/>
                <w:szCs w:val="23"/>
              </w:rPr>
            </w:pPr>
          </w:p>
        </w:tc>
      </w:tr>
      <w:tr w:rsidR="00710B2A" w14:paraId="768400E3" w14:textId="77777777" w:rsidTr="00AA6B16">
        <w:tc>
          <w:tcPr>
            <w:tcW w:w="1980" w:type="dxa"/>
          </w:tcPr>
          <w:p w14:paraId="3CDD3EB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EBBD8E9" w14:textId="77777777" w:rsidR="00710B2A" w:rsidRDefault="00710B2A" w:rsidP="00AA6B16">
            <w:pPr>
              <w:pStyle w:val="af"/>
              <w:rPr>
                <w:rFonts w:ascii="Times New Roman" w:hAnsi="Times New Roman"/>
                <w:color w:val="111111"/>
                <w:sz w:val="23"/>
                <w:szCs w:val="23"/>
              </w:rPr>
            </w:pPr>
          </w:p>
        </w:tc>
        <w:tc>
          <w:tcPr>
            <w:tcW w:w="3532" w:type="dxa"/>
          </w:tcPr>
          <w:p w14:paraId="577D21BC"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710B2A" w14:paraId="7664B659" w14:textId="77777777" w:rsidTr="00AA6B16">
        <w:tc>
          <w:tcPr>
            <w:tcW w:w="1980" w:type="dxa"/>
          </w:tcPr>
          <w:p w14:paraId="4122EB44"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3A871A2" w14:textId="77777777" w:rsidR="00710B2A" w:rsidRDefault="00710B2A" w:rsidP="00AA6B16">
            <w:pPr>
              <w:pStyle w:val="af"/>
              <w:rPr>
                <w:rFonts w:ascii="Times New Roman" w:hAnsi="Times New Roman"/>
                <w:color w:val="111111"/>
                <w:sz w:val="23"/>
                <w:szCs w:val="23"/>
              </w:rPr>
            </w:pPr>
          </w:p>
        </w:tc>
        <w:tc>
          <w:tcPr>
            <w:tcW w:w="3532" w:type="dxa"/>
          </w:tcPr>
          <w:p w14:paraId="201C3D3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3CCCDA2C" w14:textId="77777777" w:rsidTr="00AA6B16">
        <w:tc>
          <w:tcPr>
            <w:tcW w:w="1980" w:type="dxa"/>
          </w:tcPr>
          <w:p w14:paraId="10B478F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769115F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0458BB" w14:textId="77777777" w:rsidR="00710B2A" w:rsidRDefault="00710B2A" w:rsidP="00AA6B16">
            <w:pPr>
              <w:pStyle w:val="af"/>
              <w:rPr>
                <w:rFonts w:ascii="Times New Roman" w:hAnsi="Times New Roman"/>
                <w:color w:val="111111"/>
                <w:sz w:val="23"/>
                <w:szCs w:val="23"/>
              </w:rPr>
            </w:pPr>
          </w:p>
        </w:tc>
      </w:tr>
      <w:tr w:rsidR="00710B2A" w14:paraId="187C28F5" w14:textId="77777777" w:rsidTr="00AA6B16">
        <w:tc>
          <w:tcPr>
            <w:tcW w:w="1980" w:type="dxa"/>
          </w:tcPr>
          <w:p w14:paraId="19DA947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17E61D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F9AFFAC" w14:textId="77777777" w:rsidTr="00AA6B16">
        <w:tc>
          <w:tcPr>
            <w:tcW w:w="1980" w:type="dxa"/>
          </w:tcPr>
          <w:p w14:paraId="6E3C0D2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0D17C52"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89AE3C3" wp14:editId="1920A628">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0556FFA" w14:textId="1A49E1A4" w:rsidR="00710B2A" w:rsidRPr="005C6E62" w:rsidRDefault="00710B2A" w:rsidP="00710B2A">
      <w:pPr>
        <w:pStyle w:val="3"/>
        <w:rPr>
          <w:lang w:eastAsia="zh-CN"/>
        </w:rPr>
      </w:pPr>
      <w:bookmarkStart w:id="66" w:name="_Hlk8324160"/>
      <w:r>
        <w:rPr>
          <w:rFonts w:hint="eastAsia"/>
          <w:lang w:eastAsia="zh-CN"/>
        </w:rPr>
        <w:t>2.3.2</w:t>
      </w:r>
      <w:r>
        <w:rPr>
          <w:rFonts w:hint="eastAsia"/>
          <w:lang w:eastAsia="zh-CN"/>
        </w:rPr>
        <w:t>5</w:t>
      </w:r>
      <w:r>
        <w:rPr>
          <w:lang w:eastAsia="zh-CN"/>
        </w:rPr>
        <w:t xml:space="preserve"> Administrator Wants to Turn Alarm off</w:t>
      </w:r>
    </w:p>
    <w:tbl>
      <w:tblPr>
        <w:tblStyle w:val="af8"/>
        <w:tblW w:w="0" w:type="auto"/>
        <w:tblLook w:val="04A0" w:firstRow="1" w:lastRow="0" w:firstColumn="1" w:lastColumn="0" w:noHBand="0" w:noVBand="1"/>
      </w:tblPr>
      <w:tblGrid>
        <w:gridCol w:w="1980"/>
        <w:gridCol w:w="3118"/>
        <w:gridCol w:w="3532"/>
      </w:tblGrid>
      <w:tr w:rsidR="00710B2A" w14:paraId="5F721C1D" w14:textId="77777777" w:rsidTr="00AA6B16">
        <w:tc>
          <w:tcPr>
            <w:tcW w:w="1980" w:type="dxa"/>
          </w:tcPr>
          <w:p w14:paraId="58B58BF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7C804EF"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957FE07" w14:textId="77777777" w:rsidTr="00AA6B16">
        <w:tc>
          <w:tcPr>
            <w:tcW w:w="1980" w:type="dxa"/>
          </w:tcPr>
          <w:p w14:paraId="37AD75D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48E1212"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472A198" w14:textId="77777777" w:rsidTr="00AA6B16">
        <w:tc>
          <w:tcPr>
            <w:tcW w:w="1980" w:type="dxa"/>
          </w:tcPr>
          <w:p w14:paraId="2FB922F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C7E4D91"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60EF7F8F" w14:textId="77777777" w:rsidTr="00AA6B16">
        <w:tc>
          <w:tcPr>
            <w:tcW w:w="1980" w:type="dxa"/>
          </w:tcPr>
          <w:p w14:paraId="7CAE30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175D815"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4C4A26D8" w14:textId="77777777" w:rsidTr="00AA6B16">
        <w:tc>
          <w:tcPr>
            <w:tcW w:w="1980" w:type="dxa"/>
          </w:tcPr>
          <w:p w14:paraId="5EFD7A4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3D499E4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526043A5" w14:textId="77777777" w:rsidTr="00AA6B16">
        <w:tc>
          <w:tcPr>
            <w:tcW w:w="1980" w:type="dxa"/>
          </w:tcPr>
          <w:p w14:paraId="53C0FB8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D7DE8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46DD2D9D" w14:textId="77777777" w:rsidTr="00AA6B16">
        <w:tc>
          <w:tcPr>
            <w:tcW w:w="1980" w:type="dxa"/>
          </w:tcPr>
          <w:p w14:paraId="520FF5F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95B190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710B2A" w14:paraId="05F82139" w14:textId="77777777" w:rsidTr="00AA6B16">
        <w:tc>
          <w:tcPr>
            <w:tcW w:w="1980" w:type="dxa"/>
          </w:tcPr>
          <w:p w14:paraId="2E2BBF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F66CDF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DBFEC14" w14:textId="77777777" w:rsidTr="00AA6B16">
        <w:tc>
          <w:tcPr>
            <w:tcW w:w="1980" w:type="dxa"/>
          </w:tcPr>
          <w:p w14:paraId="1B1F4CC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AD1CD5B"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710B2A" w:rsidRPr="002312E8" w14:paraId="07908E68" w14:textId="77777777" w:rsidTr="00AA6B16">
        <w:tc>
          <w:tcPr>
            <w:tcW w:w="1980" w:type="dxa"/>
          </w:tcPr>
          <w:p w14:paraId="46D0BB2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50A93CDB"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710B2A" w14:paraId="0FF21942" w14:textId="77777777" w:rsidTr="00AA6B16">
        <w:tc>
          <w:tcPr>
            <w:tcW w:w="1980" w:type="dxa"/>
          </w:tcPr>
          <w:p w14:paraId="4FB3CE0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F3966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EDD6ED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2F1A1FEA" w14:textId="77777777" w:rsidTr="00AA6B16">
        <w:tc>
          <w:tcPr>
            <w:tcW w:w="1980" w:type="dxa"/>
          </w:tcPr>
          <w:p w14:paraId="55BFA2D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3D7C05E" w14:textId="77777777" w:rsidR="00710B2A" w:rsidRDefault="00710B2A" w:rsidP="00AA6B16">
            <w:pPr>
              <w:pStyle w:val="af"/>
              <w:rPr>
                <w:rFonts w:ascii="Times New Roman" w:hAnsi="Times New Roman"/>
                <w:color w:val="111111"/>
                <w:sz w:val="23"/>
                <w:szCs w:val="23"/>
              </w:rPr>
            </w:pPr>
          </w:p>
        </w:tc>
        <w:tc>
          <w:tcPr>
            <w:tcW w:w="3532" w:type="dxa"/>
          </w:tcPr>
          <w:p w14:paraId="76FBA5F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4F0AA8D7" w14:textId="77777777" w:rsidTr="00AA6B16">
        <w:tc>
          <w:tcPr>
            <w:tcW w:w="1980" w:type="dxa"/>
          </w:tcPr>
          <w:p w14:paraId="1847162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A2A58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458D0BCE" w14:textId="77777777" w:rsidR="00710B2A" w:rsidRPr="009A2DD0" w:rsidRDefault="00710B2A" w:rsidP="00AA6B16">
            <w:pPr>
              <w:pStyle w:val="af"/>
              <w:rPr>
                <w:rFonts w:ascii="Times New Roman" w:hAnsi="Times New Roman"/>
                <w:color w:val="111111"/>
                <w:sz w:val="23"/>
                <w:szCs w:val="23"/>
              </w:rPr>
            </w:pPr>
          </w:p>
        </w:tc>
      </w:tr>
      <w:tr w:rsidR="00710B2A" w14:paraId="5BB44B06" w14:textId="77777777" w:rsidTr="00AA6B16">
        <w:tc>
          <w:tcPr>
            <w:tcW w:w="1980" w:type="dxa"/>
          </w:tcPr>
          <w:p w14:paraId="66FC132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F76965A" w14:textId="77777777" w:rsidR="00710B2A" w:rsidRDefault="00710B2A" w:rsidP="00AA6B16">
            <w:pPr>
              <w:pStyle w:val="af"/>
              <w:rPr>
                <w:rFonts w:ascii="Times New Roman" w:hAnsi="Times New Roman"/>
                <w:color w:val="111111"/>
                <w:sz w:val="23"/>
                <w:szCs w:val="23"/>
              </w:rPr>
            </w:pPr>
          </w:p>
        </w:tc>
        <w:tc>
          <w:tcPr>
            <w:tcW w:w="3532" w:type="dxa"/>
          </w:tcPr>
          <w:p w14:paraId="3372F1D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24F32FF" w14:textId="77777777" w:rsidTr="00AA6B16">
        <w:tc>
          <w:tcPr>
            <w:tcW w:w="1980" w:type="dxa"/>
          </w:tcPr>
          <w:p w14:paraId="2EAF0C6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C7CBD5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878833B" w14:textId="77777777" w:rsidR="00710B2A" w:rsidRDefault="00710B2A" w:rsidP="00AA6B16">
            <w:pPr>
              <w:pStyle w:val="af"/>
              <w:rPr>
                <w:rFonts w:ascii="Times New Roman" w:hAnsi="Times New Roman"/>
                <w:color w:val="111111"/>
                <w:sz w:val="23"/>
                <w:szCs w:val="23"/>
              </w:rPr>
            </w:pPr>
          </w:p>
        </w:tc>
      </w:tr>
      <w:tr w:rsidR="00710B2A" w14:paraId="7A738D0C" w14:textId="77777777" w:rsidTr="00AA6B16">
        <w:tc>
          <w:tcPr>
            <w:tcW w:w="1980" w:type="dxa"/>
          </w:tcPr>
          <w:p w14:paraId="23641BD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28C80E3" w14:textId="77777777" w:rsidR="00710B2A" w:rsidRDefault="00710B2A" w:rsidP="00AA6B16">
            <w:pPr>
              <w:pStyle w:val="af"/>
              <w:rPr>
                <w:rFonts w:ascii="Times New Roman" w:hAnsi="Times New Roman"/>
                <w:color w:val="111111"/>
                <w:sz w:val="23"/>
                <w:szCs w:val="23"/>
              </w:rPr>
            </w:pPr>
          </w:p>
        </w:tc>
        <w:tc>
          <w:tcPr>
            <w:tcW w:w="3532" w:type="dxa"/>
          </w:tcPr>
          <w:p w14:paraId="73395B6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710B2A" w14:paraId="7BBC13F4" w14:textId="77777777" w:rsidTr="00AA6B16">
        <w:tc>
          <w:tcPr>
            <w:tcW w:w="1980" w:type="dxa"/>
          </w:tcPr>
          <w:p w14:paraId="3DF70C7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49A5AB29" w14:textId="77777777" w:rsidR="00710B2A" w:rsidRDefault="00710B2A" w:rsidP="00AA6B16">
            <w:pPr>
              <w:pStyle w:val="af"/>
              <w:rPr>
                <w:rFonts w:ascii="Times New Roman" w:hAnsi="Times New Roman"/>
                <w:color w:val="111111"/>
                <w:sz w:val="23"/>
                <w:szCs w:val="23"/>
              </w:rPr>
            </w:pPr>
          </w:p>
        </w:tc>
        <w:tc>
          <w:tcPr>
            <w:tcW w:w="3532" w:type="dxa"/>
          </w:tcPr>
          <w:p w14:paraId="73A428B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68379143" w14:textId="77777777" w:rsidTr="00AA6B16">
        <w:tc>
          <w:tcPr>
            <w:tcW w:w="1980" w:type="dxa"/>
          </w:tcPr>
          <w:p w14:paraId="79567F7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6659E07" w14:textId="77777777" w:rsidR="00710B2A" w:rsidRDefault="00710B2A" w:rsidP="00AA6B16">
            <w:pPr>
              <w:pStyle w:val="af"/>
              <w:rPr>
                <w:rFonts w:ascii="Times New Roman" w:hAnsi="Times New Roman"/>
                <w:color w:val="111111"/>
                <w:sz w:val="23"/>
                <w:szCs w:val="23"/>
              </w:rPr>
            </w:pPr>
          </w:p>
        </w:tc>
        <w:tc>
          <w:tcPr>
            <w:tcW w:w="3532" w:type="dxa"/>
          </w:tcPr>
          <w:p w14:paraId="036C2E44" w14:textId="77777777" w:rsidR="00710B2A" w:rsidRDefault="00710B2A" w:rsidP="00AA6B16">
            <w:pPr>
              <w:pStyle w:val="af"/>
              <w:rPr>
                <w:rFonts w:ascii="Times New Roman" w:hAnsi="Times New Roman"/>
                <w:color w:val="111111"/>
                <w:sz w:val="23"/>
                <w:szCs w:val="23"/>
              </w:rPr>
            </w:pPr>
          </w:p>
        </w:tc>
      </w:tr>
      <w:tr w:rsidR="00710B2A" w14:paraId="2CBD9358" w14:textId="77777777" w:rsidTr="00AA6B16">
        <w:tc>
          <w:tcPr>
            <w:tcW w:w="1980" w:type="dxa"/>
          </w:tcPr>
          <w:p w14:paraId="36CC97C6"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E758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327E660" w14:textId="77777777" w:rsidR="00710B2A" w:rsidRDefault="00710B2A" w:rsidP="00AA6B16">
            <w:pPr>
              <w:pStyle w:val="af"/>
              <w:rPr>
                <w:rFonts w:ascii="Times New Roman" w:hAnsi="Times New Roman"/>
                <w:color w:val="111111"/>
                <w:sz w:val="23"/>
                <w:szCs w:val="23"/>
              </w:rPr>
            </w:pPr>
          </w:p>
        </w:tc>
      </w:tr>
      <w:tr w:rsidR="00710B2A" w14:paraId="7A5C95B7" w14:textId="77777777" w:rsidTr="00AA6B16">
        <w:tc>
          <w:tcPr>
            <w:tcW w:w="1980" w:type="dxa"/>
          </w:tcPr>
          <w:p w14:paraId="7FCA5FB9"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1C73B5D" w14:textId="77777777" w:rsidR="00710B2A" w:rsidRDefault="00710B2A" w:rsidP="00AA6B16">
            <w:pPr>
              <w:pStyle w:val="af"/>
              <w:rPr>
                <w:rFonts w:ascii="Times New Roman" w:hAnsi="Times New Roman"/>
                <w:color w:val="111111"/>
                <w:sz w:val="23"/>
                <w:szCs w:val="23"/>
              </w:rPr>
            </w:pPr>
          </w:p>
        </w:tc>
        <w:tc>
          <w:tcPr>
            <w:tcW w:w="3532" w:type="dxa"/>
          </w:tcPr>
          <w:p w14:paraId="233D1B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6C960CC2" w14:textId="77777777" w:rsidTr="00AA6B16">
        <w:tc>
          <w:tcPr>
            <w:tcW w:w="1980" w:type="dxa"/>
          </w:tcPr>
          <w:p w14:paraId="4CE878B4"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0D6B688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B702D73" w14:textId="77777777" w:rsidTr="00AA6B16">
        <w:tc>
          <w:tcPr>
            <w:tcW w:w="1980" w:type="dxa"/>
          </w:tcPr>
          <w:p w14:paraId="537469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33F22487"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92F8BE" wp14:editId="655D4AF1">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bookmarkEnd w:id="66"/>
    <w:p w14:paraId="22C69441" w14:textId="11669F8C" w:rsidR="00710B2A" w:rsidRPr="005C6E62" w:rsidRDefault="00710B2A" w:rsidP="00710B2A">
      <w:pPr>
        <w:pStyle w:val="3"/>
        <w:rPr>
          <w:lang w:eastAsia="zh-CN"/>
        </w:rPr>
      </w:pPr>
      <w:r>
        <w:rPr>
          <w:rFonts w:hint="eastAsia"/>
          <w:lang w:eastAsia="zh-CN"/>
        </w:rPr>
        <w:t>2.3.2</w:t>
      </w:r>
      <w:r>
        <w:rPr>
          <w:rFonts w:hint="eastAsia"/>
          <w:lang w:eastAsia="zh-CN"/>
        </w:rPr>
        <w:t>6</w:t>
      </w:r>
      <w:r>
        <w:rPr>
          <w:lang w:eastAsia="zh-CN"/>
        </w:rPr>
        <w:t xml:space="preserve"> Administrator Wants to</w:t>
      </w:r>
      <w:r w:rsidRPr="008713DD">
        <w:rPr>
          <w:lang w:eastAsia="zh-CN"/>
        </w:rPr>
        <w:t xml:space="preserve"> Give/revoke teacher the permission to force the light state in a room</w:t>
      </w:r>
    </w:p>
    <w:tbl>
      <w:tblPr>
        <w:tblStyle w:val="af8"/>
        <w:tblW w:w="0" w:type="auto"/>
        <w:tblLook w:val="04A0" w:firstRow="1" w:lastRow="0" w:firstColumn="1" w:lastColumn="0" w:noHBand="0" w:noVBand="1"/>
      </w:tblPr>
      <w:tblGrid>
        <w:gridCol w:w="1980"/>
        <w:gridCol w:w="3118"/>
        <w:gridCol w:w="3532"/>
      </w:tblGrid>
      <w:tr w:rsidR="00710B2A" w14:paraId="7AFB471A" w14:textId="77777777" w:rsidTr="00AA6B16">
        <w:tc>
          <w:tcPr>
            <w:tcW w:w="1980" w:type="dxa"/>
          </w:tcPr>
          <w:p w14:paraId="373258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17E07BB"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710B2A" w14:paraId="4FD3A0B1" w14:textId="77777777" w:rsidTr="00AA6B16">
        <w:tc>
          <w:tcPr>
            <w:tcW w:w="1980" w:type="dxa"/>
          </w:tcPr>
          <w:p w14:paraId="14E3BD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FDCAC8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5388E94" w14:textId="77777777" w:rsidTr="00AA6B16">
        <w:tc>
          <w:tcPr>
            <w:tcW w:w="1980" w:type="dxa"/>
          </w:tcPr>
          <w:p w14:paraId="04C884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B952EFE"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84B4B8" w14:textId="77777777" w:rsidTr="00AA6B16">
        <w:tc>
          <w:tcPr>
            <w:tcW w:w="1980" w:type="dxa"/>
          </w:tcPr>
          <w:p w14:paraId="25C2A87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7C5E23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8B96EF" w14:textId="77777777" w:rsidTr="00AA6B16">
        <w:tc>
          <w:tcPr>
            <w:tcW w:w="1980" w:type="dxa"/>
          </w:tcPr>
          <w:p w14:paraId="2715D50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B9A53C0"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3EEBD397" w14:textId="77777777" w:rsidTr="00AA6B16">
        <w:tc>
          <w:tcPr>
            <w:tcW w:w="1980" w:type="dxa"/>
          </w:tcPr>
          <w:p w14:paraId="182A32C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5EAE1F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2DB9BAE9" w14:textId="77777777" w:rsidTr="00AA6B16">
        <w:tc>
          <w:tcPr>
            <w:tcW w:w="1980" w:type="dxa"/>
          </w:tcPr>
          <w:p w14:paraId="7821224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A2D7A4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14:paraId="4B8D9673" w14:textId="77777777" w:rsidTr="00AA6B16">
        <w:tc>
          <w:tcPr>
            <w:tcW w:w="1980" w:type="dxa"/>
          </w:tcPr>
          <w:p w14:paraId="4944357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8C2FDC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D41D40F" w14:textId="77777777" w:rsidTr="00AA6B16">
        <w:tc>
          <w:tcPr>
            <w:tcW w:w="1980" w:type="dxa"/>
          </w:tcPr>
          <w:p w14:paraId="11D1A2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257CC3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rsidRPr="002312E8" w14:paraId="4811EB91" w14:textId="77777777" w:rsidTr="00AA6B16">
        <w:tc>
          <w:tcPr>
            <w:tcW w:w="1980" w:type="dxa"/>
          </w:tcPr>
          <w:p w14:paraId="1171363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F3AA67D"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111AF7E9" w14:textId="77777777" w:rsidTr="00AA6B16">
        <w:tc>
          <w:tcPr>
            <w:tcW w:w="1980" w:type="dxa"/>
          </w:tcPr>
          <w:p w14:paraId="7286F19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EE23F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3E7725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3128F3A4" w14:textId="77777777" w:rsidTr="00AA6B16">
        <w:tc>
          <w:tcPr>
            <w:tcW w:w="1980" w:type="dxa"/>
          </w:tcPr>
          <w:p w14:paraId="52A55A0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C7B4A62"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10E15FE8" w14:textId="77777777" w:rsidR="00710B2A" w:rsidRPr="009A2DD0" w:rsidRDefault="00710B2A" w:rsidP="00AA6B16">
            <w:pPr>
              <w:pStyle w:val="af"/>
              <w:rPr>
                <w:rFonts w:ascii="Times New Roman" w:hAnsi="Times New Roman"/>
                <w:color w:val="111111"/>
                <w:sz w:val="23"/>
                <w:szCs w:val="23"/>
              </w:rPr>
            </w:pPr>
          </w:p>
        </w:tc>
      </w:tr>
      <w:tr w:rsidR="00710B2A" w14:paraId="333D2907" w14:textId="77777777" w:rsidTr="00AA6B16">
        <w:tc>
          <w:tcPr>
            <w:tcW w:w="1980" w:type="dxa"/>
          </w:tcPr>
          <w:p w14:paraId="0B17A270"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24BF5D95" w14:textId="77777777" w:rsidR="00710B2A" w:rsidRDefault="00710B2A" w:rsidP="00AA6B16">
            <w:pPr>
              <w:pStyle w:val="af"/>
              <w:rPr>
                <w:rFonts w:ascii="Times New Roman" w:hAnsi="Times New Roman"/>
                <w:color w:val="111111"/>
                <w:sz w:val="23"/>
                <w:szCs w:val="23"/>
              </w:rPr>
            </w:pPr>
          </w:p>
        </w:tc>
        <w:tc>
          <w:tcPr>
            <w:tcW w:w="3532" w:type="dxa"/>
          </w:tcPr>
          <w:p w14:paraId="5C75EE2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710B2A" w14:paraId="0D5CE1B7" w14:textId="77777777" w:rsidTr="00AA6B16">
        <w:tc>
          <w:tcPr>
            <w:tcW w:w="1980" w:type="dxa"/>
          </w:tcPr>
          <w:p w14:paraId="4C5BBE7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6A7D68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1FDD71A1" w14:textId="77777777" w:rsidR="00710B2A" w:rsidRDefault="00710B2A" w:rsidP="00AA6B16">
            <w:pPr>
              <w:pStyle w:val="af"/>
              <w:rPr>
                <w:rFonts w:ascii="Times New Roman" w:hAnsi="Times New Roman"/>
                <w:color w:val="111111"/>
                <w:sz w:val="23"/>
                <w:szCs w:val="23"/>
              </w:rPr>
            </w:pPr>
          </w:p>
        </w:tc>
      </w:tr>
      <w:tr w:rsidR="00710B2A" w14:paraId="6C53C30A" w14:textId="77777777" w:rsidTr="00AA6B16">
        <w:tc>
          <w:tcPr>
            <w:tcW w:w="1980" w:type="dxa"/>
          </w:tcPr>
          <w:p w14:paraId="3F4BF41C"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E0ACB6" w14:textId="77777777" w:rsidR="00710B2A" w:rsidRDefault="00710B2A" w:rsidP="00AA6B16">
            <w:pPr>
              <w:pStyle w:val="af"/>
              <w:rPr>
                <w:rFonts w:ascii="Times New Roman" w:hAnsi="Times New Roman"/>
                <w:color w:val="111111"/>
                <w:sz w:val="23"/>
                <w:szCs w:val="23"/>
              </w:rPr>
            </w:pPr>
          </w:p>
        </w:tc>
        <w:tc>
          <w:tcPr>
            <w:tcW w:w="3532" w:type="dxa"/>
          </w:tcPr>
          <w:p w14:paraId="494EBA7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5C4A1E4" w14:textId="77777777" w:rsidTr="00AA6B16">
        <w:tc>
          <w:tcPr>
            <w:tcW w:w="1980" w:type="dxa"/>
          </w:tcPr>
          <w:p w14:paraId="646E3ABC"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3D031E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5179BE7" w14:textId="77777777" w:rsidR="00710B2A" w:rsidRDefault="00710B2A" w:rsidP="00AA6B16">
            <w:pPr>
              <w:pStyle w:val="af"/>
              <w:rPr>
                <w:rFonts w:ascii="Times New Roman" w:hAnsi="Times New Roman"/>
                <w:color w:val="111111"/>
                <w:sz w:val="23"/>
                <w:szCs w:val="23"/>
              </w:rPr>
            </w:pPr>
          </w:p>
        </w:tc>
      </w:tr>
      <w:tr w:rsidR="00710B2A" w14:paraId="6E14B788" w14:textId="77777777" w:rsidTr="00AA6B16">
        <w:tc>
          <w:tcPr>
            <w:tcW w:w="1980" w:type="dxa"/>
          </w:tcPr>
          <w:p w14:paraId="238391C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97C52FE" w14:textId="77777777" w:rsidR="00710B2A" w:rsidRDefault="00710B2A" w:rsidP="00AA6B16">
            <w:pPr>
              <w:pStyle w:val="af"/>
              <w:rPr>
                <w:rFonts w:ascii="Times New Roman" w:hAnsi="Times New Roman"/>
                <w:color w:val="111111"/>
                <w:sz w:val="23"/>
                <w:szCs w:val="23"/>
              </w:rPr>
            </w:pPr>
          </w:p>
        </w:tc>
        <w:tc>
          <w:tcPr>
            <w:tcW w:w="3532" w:type="dxa"/>
          </w:tcPr>
          <w:p w14:paraId="018889A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710B2A" w14:paraId="71C3830F" w14:textId="77777777" w:rsidTr="00AA6B16">
        <w:tc>
          <w:tcPr>
            <w:tcW w:w="1980" w:type="dxa"/>
          </w:tcPr>
          <w:p w14:paraId="2BD1D8A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C70D0BD" w14:textId="77777777" w:rsidR="00710B2A" w:rsidRDefault="00710B2A" w:rsidP="00AA6B16">
            <w:pPr>
              <w:pStyle w:val="af"/>
              <w:rPr>
                <w:rFonts w:ascii="Times New Roman" w:hAnsi="Times New Roman"/>
                <w:color w:val="111111"/>
                <w:sz w:val="23"/>
                <w:szCs w:val="23"/>
              </w:rPr>
            </w:pPr>
          </w:p>
        </w:tc>
        <w:tc>
          <w:tcPr>
            <w:tcW w:w="3532" w:type="dxa"/>
          </w:tcPr>
          <w:p w14:paraId="7F04AF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710B2A" w14:paraId="710DCF07" w14:textId="77777777" w:rsidTr="00AA6B16">
        <w:tc>
          <w:tcPr>
            <w:tcW w:w="1980" w:type="dxa"/>
          </w:tcPr>
          <w:p w14:paraId="7487D6C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A485629" w14:textId="77777777" w:rsidR="00710B2A" w:rsidRDefault="00710B2A" w:rsidP="00AA6B16">
            <w:pPr>
              <w:pStyle w:val="af"/>
              <w:rPr>
                <w:rFonts w:ascii="Times New Roman" w:hAnsi="Times New Roman"/>
                <w:color w:val="111111"/>
                <w:sz w:val="23"/>
                <w:szCs w:val="23"/>
              </w:rPr>
            </w:pPr>
          </w:p>
        </w:tc>
        <w:tc>
          <w:tcPr>
            <w:tcW w:w="3532" w:type="dxa"/>
          </w:tcPr>
          <w:p w14:paraId="641E14B8" w14:textId="77777777" w:rsidR="00710B2A" w:rsidRDefault="00710B2A" w:rsidP="00AA6B16">
            <w:pPr>
              <w:pStyle w:val="af"/>
              <w:rPr>
                <w:rFonts w:ascii="Times New Roman" w:hAnsi="Times New Roman"/>
                <w:color w:val="111111"/>
                <w:sz w:val="23"/>
                <w:szCs w:val="23"/>
              </w:rPr>
            </w:pPr>
          </w:p>
        </w:tc>
      </w:tr>
      <w:tr w:rsidR="00710B2A" w14:paraId="2EB318E7" w14:textId="77777777" w:rsidTr="00AA6B16">
        <w:tc>
          <w:tcPr>
            <w:tcW w:w="1980" w:type="dxa"/>
          </w:tcPr>
          <w:p w14:paraId="39CC26D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7FBFF1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9752902" w14:textId="77777777" w:rsidR="00710B2A" w:rsidRDefault="00710B2A" w:rsidP="00AA6B16">
            <w:pPr>
              <w:pStyle w:val="af"/>
              <w:rPr>
                <w:rFonts w:ascii="Times New Roman" w:hAnsi="Times New Roman"/>
                <w:color w:val="111111"/>
                <w:sz w:val="23"/>
                <w:szCs w:val="23"/>
              </w:rPr>
            </w:pPr>
          </w:p>
        </w:tc>
      </w:tr>
      <w:tr w:rsidR="00710B2A" w14:paraId="389DD6C2" w14:textId="77777777" w:rsidTr="00AA6B16">
        <w:tc>
          <w:tcPr>
            <w:tcW w:w="1980" w:type="dxa"/>
          </w:tcPr>
          <w:p w14:paraId="27CF345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3174F42" w14:textId="77777777" w:rsidR="00710B2A" w:rsidRDefault="00710B2A" w:rsidP="00AA6B16">
            <w:pPr>
              <w:pStyle w:val="af"/>
              <w:rPr>
                <w:rFonts w:ascii="Times New Roman" w:hAnsi="Times New Roman"/>
                <w:color w:val="111111"/>
                <w:sz w:val="23"/>
                <w:szCs w:val="23"/>
              </w:rPr>
            </w:pPr>
          </w:p>
        </w:tc>
        <w:tc>
          <w:tcPr>
            <w:tcW w:w="3532" w:type="dxa"/>
          </w:tcPr>
          <w:p w14:paraId="4048818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21981B9D" w14:textId="77777777" w:rsidTr="00AA6B16">
        <w:tc>
          <w:tcPr>
            <w:tcW w:w="1980" w:type="dxa"/>
          </w:tcPr>
          <w:p w14:paraId="1A44AB9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7794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3ED98F67" w14:textId="77777777" w:rsidTr="00AA6B16">
        <w:tc>
          <w:tcPr>
            <w:tcW w:w="1980" w:type="dxa"/>
          </w:tcPr>
          <w:p w14:paraId="63682AA1"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E383F1A"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10E90D" wp14:editId="6EC967F8">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6427BEF" w14:textId="0787E518" w:rsidR="00710B2A" w:rsidRPr="005C6E62" w:rsidRDefault="00710B2A" w:rsidP="00710B2A">
      <w:pPr>
        <w:pStyle w:val="3"/>
        <w:rPr>
          <w:lang w:eastAsia="zh-CN"/>
        </w:rPr>
      </w:pPr>
      <w:bookmarkStart w:id="67" w:name="_Hlk8325658"/>
      <w:r>
        <w:rPr>
          <w:rFonts w:hint="eastAsia"/>
          <w:lang w:eastAsia="zh-CN"/>
        </w:rPr>
        <w:t>2.3.2</w:t>
      </w:r>
      <w:r>
        <w:rPr>
          <w:rFonts w:hint="eastAsia"/>
          <w:lang w:eastAsia="zh-CN"/>
        </w:rPr>
        <w:t>7</w:t>
      </w:r>
      <w:r>
        <w:rPr>
          <w:lang w:eastAsia="zh-CN"/>
        </w:rPr>
        <w:t xml:space="preserve"> Administrator Wants to</w:t>
      </w:r>
      <w:r w:rsidRPr="008713DD">
        <w:rPr>
          <w:lang w:eastAsia="zh-CN"/>
        </w:rPr>
        <w:t xml:space="preserve"> Change the priority between roles</w:t>
      </w:r>
    </w:p>
    <w:tbl>
      <w:tblPr>
        <w:tblStyle w:val="af8"/>
        <w:tblW w:w="0" w:type="auto"/>
        <w:tblLook w:val="04A0" w:firstRow="1" w:lastRow="0" w:firstColumn="1" w:lastColumn="0" w:noHBand="0" w:noVBand="1"/>
      </w:tblPr>
      <w:tblGrid>
        <w:gridCol w:w="1980"/>
        <w:gridCol w:w="3118"/>
        <w:gridCol w:w="3532"/>
      </w:tblGrid>
      <w:tr w:rsidR="00710B2A" w14:paraId="766F0A73" w14:textId="77777777" w:rsidTr="00AA6B16">
        <w:tc>
          <w:tcPr>
            <w:tcW w:w="1980" w:type="dxa"/>
          </w:tcPr>
          <w:p w14:paraId="3F992A4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1F8F22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710B2A" w14:paraId="298CEC48" w14:textId="77777777" w:rsidTr="00AA6B16">
        <w:tc>
          <w:tcPr>
            <w:tcW w:w="1980" w:type="dxa"/>
          </w:tcPr>
          <w:p w14:paraId="1CF0CBD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C9173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CED6263" w14:textId="77777777" w:rsidTr="00AA6B16">
        <w:tc>
          <w:tcPr>
            <w:tcW w:w="1980" w:type="dxa"/>
          </w:tcPr>
          <w:p w14:paraId="1E5142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E6A3E86"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1539934" w14:textId="77777777" w:rsidTr="00AA6B16">
        <w:tc>
          <w:tcPr>
            <w:tcW w:w="1980" w:type="dxa"/>
          </w:tcPr>
          <w:p w14:paraId="79E443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4F620C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C772422" w14:textId="77777777" w:rsidTr="00AA6B16">
        <w:tc>
          <w:tcPr>
            <w:tcW w:w="1980" w:type="dxa"/>
          </w:tcPr>
          <w:p w14:paraId="6F293A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C3AAAB"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064FF6EE" w14:textId="77777777" w:rsidTr="00AA6B16">
        <w:tc>
          <w:tcPr>
            <w:tcW w:w="1980" w:type="dxa"/>
          </w:tcPr>
          <w:p w14:paraId="41B207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5C9B5CA"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3F371227" w14:textId="77777777" w:rsidTr="00AA6B16">
        <w:tc>
          <w:tcPr>
            <w:tcW w:w="1980" w:type="dxa"/>
          </w:tcPr>
          <w:p w14:paraId="44C0B53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FF4038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710B2A" w14:paraId="46FAAC9D" w14:textId="77777777" w:rsidTr="00AA6B16">
        <w:tc>
          <w:tcPr>
            <w:tcW w:w="1980" w:type="dxa"/>
          </w:tcPr>
          <w:p w14:paraId="3EC035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EBF966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1F9AAC8F" w14:textId="77777777" w:rsidTr="00AA6B16">
        <w:tc>
          <w:tcPr>
            <w:tcW w:w="1980" w:type="dxa"/>
          </w:tcPr>
          <w:p w14:paraId="19BCD4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C3BDD0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710B2A" w:rsidRPr="002312E8" w14:paraId="46CB2060" w14:textId="77777777" w:rsidTr="00AA6B16">
        <w:tc>
          <w:tcPr>
            <w:tcW w:w="1980" w:type="dxa"/>
          </w:tcPr>
          <w:p w14:paraId="0BDAB62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08AC597"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42788ABB" w14:textId="77777777" w:rsidTr="00AA6B16">
        <w:tc>
          <w:tcPr>
            <w:tcW w:w="1980" w:type="dxa"/>
          </w:tcPr>
          <w:p w14:paraId="79A5D9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6A9B4F74"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43FE1D"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10B5279" w14:textId="77777777" w:rsidTr="00AA6B16">
        <w:tc>
          <w:tcPr>
            <w:tcW w:w="1980" w:type="dxa"/>
          </w:tcPr>
          <w:p w14:paraId="256F0CD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304D477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1FBB5728" w14:textId="77777777" w:rsidR="00710B2A" w:rsidRPr="009A2DD0" w:rsidRDefault="00710B2A" w:rsidP="00AA6B16">
            <w:pPr>
              <w:pStyle w:val="af"/>
              <w:rPr>
                <w:rFonts w:ascii="Times New Roman" w:hAnsi="Times New Roman"/>
                <w:color w:val="111111"/>
                <w:sz w:val="23"/>
                <w:szCs w:val="23"/>
              </w:rPr>
            </w:pPr>
          </w:p>
        </w:tc>
      </w:tr>
      <w:tr w:rsidR="00710B2A" w14:paraId="19EDCF29" w14:textId="77777777" w:rsidTr="00AA6B16">
        <w:tc>
          <w:tcPr>
            <w:tcW w:w="1980" w:type="dxa"/>
          </w:tcPr>
          <w:p w14:paraId="5A67EDF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020AF89" w14:textId="77777777" w:rsidR="00710B2A" w:rsidRDefault="00710B2A" w:rsidP="00AA6B16">
            <w:pPr>
              <w:pStyle w:val="af"/>
              <w:rPr>
                <w:rFonts w:ascii="Times New Roman" w:hAnsi="Times New Roman"/>
                <w:color w:val="111111"/>
                <w:sz w:val="23"/>
                <w:szCs w:val="23"/>
              </w:rPr>
            </w:pPr>
          </w:p>
        </w:tc>
        <w:tc>
          <w:tcPr>
            <w:tcW w:w="3532" w:type="dxa"/>
          </w:tcPr>
          <w:p w14:paraId="60FB0B4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710B2A" w14:paraId="00642A15" w14:textId="77777777" w:rsidTr="00AA6B16">
        <w:tc>
          <w:tcPr>
            <w:tcW w:w="1980" w:type="dxa"/>
          </w:tcPr>
          <w:p w14:paraId="53311C3A"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E14D01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1F7FAEDD" w14:textId="77777777" w:rsidR="00710B2A" w:rsidRDefault="00710B2A" w:rsidP="00AA6B16">
            <w:pPr>
              <w:pStyle w:val="af"/>
              <w:rPr>
                <w:rFonts w:ascii="Times New Roman" w:hAnsi="Times New Roman"/>
                <w:color w:val="111111"/>
                <w:sz w:val="23"/>
                <w:szCs w:val="23"/>
              </w:rPr>
            </w:pPr>
          </w:p>
        </w:tc>
      </w:tr>
      <w:tr w:rsidR="00710B2A" w14:paraId="30E75011" w14:textId="77777777" w:rsidTr="00AA6B16">
        <w:tc>
          <w:tcPr>
            <w:tcW w:w="1980" w:type="dxa"/>
          </w:tcPr>
          <w:p w14:paraId="1DAF1A48"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900DE7" w14:textId="77777777" w:rsidR="00710B2A" w:rsidRDefault="00710B2A" w:rsidP="00AA6B16">
            <w:pPr>
              <w:pStyle w:val="af"/>
              <w:rPr>
                <w:rFonts w:ascii="Times New Roman" w:hAnsi="Times New Roman"/>
                <w:color w:val="111111"/>
                <w:sz w:val="23"/>
                <w:szCs w:val="23"/>
              </w:rPr>
            </w:pPr>
          </w:p>
        </w:tc>
        <w:tc>
          <w:tcPr>
            <w:tcW w:w="3532" w:type="dxa"/>
          </w:tcPr>
          <w:p w14:paraId="6E7245A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97CCBB5" w14:textId="77777777" w:rsidTr="00AA6B16">
        <w:tc>
          <w:tcPr>
            <w:tcW w:w="1980" w:type="dxa"/>
          </w:tcPr>
          <w:p w14:paraId="34F776C4"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9407D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DFD4CED" w14:textId="77777777" w:rsidR="00710B2A" w:rsidRDefault="00710B2A" w:rsidP="00AA6B16">
            <w:pPr>
              <w:pStyle w:val="af"/>
              <w:rPr>
                <w:rFonts w:ascii="Times New Roman" w:hAnsi="Times New Roman"/>
                <w:color w:val="111111"/>
                <w:sz w:val="23"/>
                <w:szCs w:val="23"/>
              </w:rPr>
            </w:pPr>
          </w:p>
        </w:tc>
      </w:tr>
      <w:tr w:rsidR="00710B2A" w14:paraId="2444D8F8" w14:textId="77777777" w:rsidTr="00AA6B16">
        <w:tc>
          <w:tcPr>
            <w:tcW w:w="1980" w:type="dxa"/>
          </w:tcPr>
          <w:p w14:paraId="539FADA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D5C3C6" w14:textId="77777777" w:rsidR="00710B2A" w:rsidRDefault="00710B2A" w:rsidP="00AA6B16">
            <w:pPr>
              <w:pStyle w:val="af"/>
              <w:rPr>
                <w:rFonts w:ascii="Times New Roman" w:hAnsi="Times New Roman"/>
                <w:color w:val="111111"/>
                <w:sz w:val="23"/>
                <w:szCs w:val="23"/>
              </w:rPr>
            </w:pPr>
          </w:p>
        </w:tc>
        <w:tc>
          <w:tcPr>
            <w:tcW w:w="3532" w:type="dxa"/>
          </w:tcPr>
          <w:p w14:paraId="36C4502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710B2A" w14:paraId="5510A97D" w14:textId="77777777" w:rsidTr="00AA6B16">
        <w:tc>
          <w:tcPr>
            <w:tcW w:w="1980" w:type="dxa"/>
          </w:tcPr>
          <w:p w14:paraId="004456EC"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8C75162" w14:textId="77777777" w:rsidR="00710B2A" w:rsidRDefault="00710B2A" w:rsidP="00AA6B16">
            <w:pPr>
              <w:pStyle w:val="af"/>
              <w:rPr>
                <w:rFonts w:ascii="Times New Roman" w:hAnsi="Times New Roman"/>
                <w:color w:val="111111"/>
                <w:sz w:val="23"/>
                <w:szCs w:val="23"/>
              </w:rPr>
            </w:pPr>
          </w:p>
        </w:tc>
        <w:tc>
          <w:tcPr>
            <w:tcW w:w="3532" w:type="dxa"/>
          </w:tcPr>
          <w:p w14:paraId="7189F88A"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710B2A" w14:paraId="674D4FFD" w14:textId="77777777" w:rsidTr="00AA6B16">
        <w:tc>
          <w:tcPr>
            <w:tcW w:w="1980" w:type="dxa"/>
          </w:tcPr>
          <w:p w14:paraId="7B42F4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2B8443C" w14:textId="77777777" w:rsidR="00710B2A" w:rsidRDefault="00710B2A" w:rsidP="00AA6B16">
            <w:pPr>
              <w:pStyle w:val="af"/>
              <w:rPr>
                <w:rFonts w:ascii="Times New Roman" w:hAnsi="Times New Roman"/>
                <w:color w:val="111111"/>
                <w:sz w:val="23"/>
                <w:szCs w:val="23"/>
              </w:rPr>
            </w:pPr>
          </w:p>
        </w:tc>
        <w:tc>
          <w:tcPr>
            <w:tcW w:w="3532" w:type="dxa"/>
          </w:tcPr>
          <w:p w14:paraId="021E8126" w14:textId="77777777" w:rsidR="00710B2A" w:rsidRDefault="00710B2A" w:rsidP="00AA6B16">
            <w:pPr>
              <w:pStyle w:val="af"/>
              <w:rPr>
                <w:rFonts w:ascii="Times New Roman" w:hAnsi="Times New Roman"/>
                <w:color w:val="111111"/>
                <w:sz w:val="23"/>
                <w:szCs w:val="23"/>
              </w:rPr>
            </w:pPr>
          </w:p>
        </w:tc>
      </w:tr>
      <w:tr w:rsidR="00710B2A" w14:paraId="347D5471" w14:textId="77777777" w:rsidTr="00AA6B16">
        <w:tc>
          <w:tcPr>
            <w:tcW w:w="1980" w:type="dxa"/>
          </w:tcPr>
          <w:p w14:paraId="1C029E2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B7A886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6CF946A" w14:textId="77777777" w:rsidR="00710B2A" w:rsidRDefault="00710B2A" w:rsidP="00AA6B16">
            <w:pPr>
              <w:pStyle w:val="af"/>
              <w:rPr>
                <w:rFonts w:ascii="Times New Roman" w:hAnsi="Times New Roman"/>
                <w:color w:val="111111"/>
                <w:sz w:val="23"/>
                <w:szCs w:val="23"/>
              </w:rPr>
            </w:pPr>
          </w:p>
        </w:tc>
      </w:tr>
      <w:tr w:rsidR="00710B2A" w14:paraId="5CE0E820" w14:textId="77777777" w:rsidTr="00AA6B16">
        <w:tc>
          <w:tcPr>
            <w:tcW w:w="1980" w:type="dxa"/>
          </w:tcPr>
          <w:p w14:paraId="471D33CA"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658A3D3" w14:textId="77777777" w:rsidR="00710B2A" w:rsidRDefault="00710B2A" w:rsidP="00AA6B16">
            <w:pPr>
              <w:pStyle w:val="af"/>
              <w:rPr>
                <w:rFonts w:ascii="Times New Roman" w:hAnsi="Times New Roman"/>
                <w:color w:val="111111"/>
                <w:sz w:val="23"/>
                <w:szCs w:val="23"/>
              </w:rPr>
            </w:pPr>
          </w:p>
        </w:tc>
        <w:tc>
          <w:tcPr>
            <w:tcW w:w="3532" w:type="dxa"/>
          </w:tcPr>
          <w:p w14:paraId="5191AE8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7E7556C4" w14:textId="77777777" w:rsidTr="00AA6B16">
        <w:tc>
          <w:tcPr>
            <w:tcW w:w="1980" w:type="dxa"/>
          </w:tcPr>
          <w:p w14:paraId="3B35FC3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11A066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1D428CB1" w14:textId="77777777" w:rsidTr="00AA6B16">
        <w:tc>
          <w:tcPr>
            <w:tcW w:w="1980" w:type="dxa"/>
          </w:tcPr>
          <w:p w14:paraId="768E8EDE"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60BC99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FA6838A" wp14:editId="72111514">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bookmarkEnd w:id="67"/>
    <w:p w14:paraId="6C1A8201" w14:textId="524BDFAE" w:rsidR="00710B2A" w:rsidRPr="005C6E62" w:rsidRDefault="00710B2A" w:rsidP="00710B2A">
      <w:pPr>
        <w:pStyle w:val="3"/>
        <w:rPr>
          <w:lang w:eastAsia="zh-CN"/>
        </w:rPr>
      </w:pPr>
      <w:r>
        <w:rPr>
          <w:rFonts w:hint="eastAsia"/>
          <w:lang w:eastAsia="zh-CN"/>
        </w:rPr>
        <w:t>2.3.2</w:t>
      </w:r>
      <w:r>
        <w:rPr>
          <w:rFonts w:hint="eastAsia"/>
          <w:lang w:eastAsia="zh-CN"/>
        </w:rPr>
        <w:t>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p>
    <w:tbl>
      <w:tblPr>
        <w:tblStyle w:val="af8"/>
        <w:tblW w:w="0" w:type="auto"/>
        <w:tblLook w:val="04A0" w:firstRow="1" w:lastRow="0" w:firstColumn="1" w:lastColumn="0" w:noHBand="0" w:noVBand="1"/>
      </w:tblPr>
      <w:tblGrid>
        <w:gridCol w:w="1980"/>
        <w:gridCol w:w="3118"/>
        <w:gridCol w:w="3532"/>
      </w:tblGrid>
      <w:tr w:rsidR="00710B2A" w14:paraId="7374AAFF" w14:textId="77777777" w:rsidTr="00AA6B16">
        <w:tc>
          <w:tcPr>
            <w:tcW w:w="1980" w:type="dxa"/>
          </w:tcPr>
          <w:p w14:paraId="4FFA63B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3D026FD"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14:paraId="220A888E" w14:textId="77777777" w:rsidTr="00AA6B16">
        <w:tc>
          <w:tcPr>
            <w:tcW w:w="1980" w:type="dxa"/>
          </w:tcPr>
          <w:p w14:paraId="5DD0F8D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34E721D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E530F6A" w14:textId="77777777" w:rsidTr="00AA6B16">
        <w:tc>
          <w:tcPr>
            <w:tcW w:w="1980" w:type="dxa"/>
          </w:tcPr>
          <w:p w14:paraId="092579B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BA476D"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0584A254" w14:textId="77777777" w:rsidTr="00AA6B16">
        <w:tc>
          <w:tcPr>
            <w:tcW w:w="1980" w:type="dxa"/>
          </w:tcPr>
          <w:p w14:paraId="0383483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E76902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751C2B5" w14:textId="77777777" w:rsidTr="00AA6B16">
        <w:tc>
          <w:tcPr>
            <w:tcW w:w="1980" w:type="dxa"/>
          </w:tcPr>
          <w:p w14:paraId="4C541D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1FE6411" w14:textId="77777777" w:rsidR="00710B2A" w:rsidRPr="008713DD"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w:t>
            </w:r>
            <w:bookmarkStart w:id="68" w:name="_GoBack"/>
            <w:bookmarkEnd w:id="68"/>
            <w:r w:rsidRPr="009439F5">
              <w:rPr>
                <w:rFonts w:ascii="Times New Roman" w:hAnsi="Times New Roman"/>
                <w:color w:val="111111"/>
                <w:sz w:val="23"/>
                <w:szCs w:val="23"/>
              </w:rPr>
              <w:t>ators in a room or to setup time-out value</w:t>
            </w:r>
          </w:p>
        </w:tc>
      </w:tr>
      <w:tr w:rsidR="00710B2A" w14:paraId="73F95532" w14:textId="77777777" w:rsidTr="00AA6B16">
        <w:tc>
          <w:tcPr>
            <w:tcW w:w="1980" w:type="dxa"/>
          </w:tcPr>
          <w:p w14:paraId="06A76E2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038895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710B2A" w14:paraId="036F646E" w14:textId="77777777" w:rsidTr="00AA6B16">
        <w:tc>
          <w:tcPr>
            <w:tcW w:w="1980" w:type="dxa"/>
          </w:tcPr>
          <w:p w14:paraId="3F465EC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09AE6BE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710B2A" w14:paraId="12DE0726" w14:textId="77777777" w:rsidTr="00AA6B16">
        <w:tc>
          <w:tcPr>
            <w:tcW w:w="1980" w:type="dxa"/>
          </w:tcPr>
          <w:p w14:paraId="636C70B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22C91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2B9A8D29" w14:textId="77777777" w:rsidTr="00AA6B16">
        <w:tc>
          <w:tcPr>
            <w:tcW w:w="1980" w:type="dxa"/>
          </w:tcPr>
          <w:p w14:paraId="6AC4FA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1BB5AE3"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rsidRPr="002312E8" w14:paraId="7EB3D49B" w14:textId="77777777" w:rsidTr="00AA6B16">
        <w:tc>
          <w:tcPr>
            <w:tcW w:w="1980" w:type="dxa"/>
          </w:tcPr>
          <w:p w14:paraId="632617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75E10B5"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62DA20EC" w14:textId="77777777" w:rsidTr="00AA6B16">
        <w:tc>
          <w:tcPr>
            <w:tcW w:w="1980" w:type="dxa"/>
          </w:tcPr>
          <w:p w14:paraId="53F02AE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A9DB3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24BD93E"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C5D1A8" w14:textId="77777777" w:rsidTr="00AA6B16">
        <w:tc>
          <w:tcPr>
            <w:tcW w:w="1980" w:type="dxa"/>
          </w:tcPr>
          <w:p w14:paraId="652DF23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EB34609" w14:textId="77777777" w:rsidR="00710B2A"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2E92975F" w14:textId="77777777" w:rsidR="00710B2A" w:rsidRPr="009A2DD0" w:rsidRDefault="00710B2A" w:rsidP="00AA6B16">
            <w:pPr>
              <w:pStyle w:val="af"/>
              <w:rPr>
                <w:rFonts w:ascii="Times New Roman" w:hAnsi="Times New Roman"/>
                <w:color w:val="111111"/>
                <w:sz w:val="23"/>
                <w:szCs w:val="23"/>
              </w:rPr>
            </w:pPr>
          </w:p>
        </w:tc>
      </w:tr>
      <w:tr w:rsidR="00710B2A" w14:paraId="0285B218" w14:textId="77777777" w:rsidTr="00AA6B16">
        <w:tc>
          <w:tcPr>
            <w:tcW w:w="1980" w:type="dxa"/>
          </w:tcPr>
          <w:p w14:paraId="6808F21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A3B86CA" w14:textId="77777777" w:rsidR="00710B2A" w:rsidRDefault="00710B2A" w:rsidP="00AA6B16">
            <w:pPr>
              <w:pStyle w:val="af"/>
              <w:rPr>
                <w:rFonts w:ascii="Times New Roman" w:hAnsi="Times New Roman"/>
                <w:color w:val="111111"/>
                <w:sz w:val="23"/>
                <w:szCs w:val="23"/>
              </w:rPr>
            </w:pPr>
          </w:p>
        </w:tc>
        <w:tc>
          <w:tcPr>
            <w:tcW w:w="3532" w:type="dxa"/>
          </w:tcPr>
          <w:p w14:paraId="18AEBC9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710B2A" w14:paraId="466841D7" w14:textId="77777777" w:rsidTr="00AA6B16">
        <w:tc>
          <w:tcPr>
            <w:tcW w:w="1980" w:type="dxa"/>
          </w:tcPr>
          <w:p w14:paraId="5E0DEFE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7B938B3"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77C11C51" w14:textId="77777777" w:rsidR="00710B2A" w:rsidRDefault="00710B2A" w:rsidP="00AA6B16">
            <w:pPr>
              <w:pStyle w:val="af"/>
              <w:rPr>
                <w:rFonts w:ascii="Times New Roman" w:hAnsi="Times New Roman"/>
                <w:color w:val="111111"/>
                <w:sz w:val="23"/>
                <w:szCs w:val="23"/>
              </w:rPr>
            </w:pPr>
          </w:p>
        </w:tc>
      </w:tr>
      <w:tr w:rsidR="00710B2A" w14:paraId="2FD89C86" w14:textId="77777777" w:rsidTr="00AA6B16">
        <w:tc>
          <w:tcPr>
            <w:tcW w:w="1980" w:type="dxa"/>
          </w:tcPr>
          <w:p w14:paraId="28B2BD08"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C0AB345" w14:textId="77777777" w:rsidR="00710B2A" w:rsidRDefault="00710B2A" w:rsidP="00AA6B16">
            <w:pPr>
              <w:pStyle w:val="af"/>
              <w:rPr>
                <w:rFonts w:ascii="Times New Roman" w:hAnsi="Times New Roman"/>
                <w:color w:val="111111"/>
                <w:sz w:val="23"/>
                <w:szCs w:val="23"/>
              </w:rPr>
            </w:pPr>
          </w:p>
        </w:tc>
        <w:tc>
          <w:tcPr>
            <w:tcW w:w="3532" w:type="dxa"/>
          </w:tcPr>
          <w:p w14:paraId="718C565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9055A60" w14:textId="77777777" w:rsidTr="00AA6B16">
        <w:tc>
          <w:tcPr>
            <w:tcW w:w="1980" w:type="dxa"/>
          </w:tcPr>
          <w:p w14:paraId="23F9899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7200F3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3F49502" w14:textId="77777777" w:rsidR="00710B2A" w:rsidRDefault="00710B2A" w:rsidP="00AA6B16">
            <w:pPr>
              <w:pStyle w:val="af"/>
              <w:rPr>
                <w:rFonts w:ascii="Times New Roman" w:hAnsi="Times New Roman"/>
                <w:color w:val="111111"/>
                <w:sz w:val="23"/>
                <w:szCs w:val="23"/>
              </w:rPr>
            </w:pPr>
          </w:p>
        </w:tc>
      </w:tr>
      <w:tr w:rsidR="00710B2A" w14:paraId="1FC23CB2" w14:textId="77777777" w:rsidTr="00AA6B16">
        <w:tc>
          <w:tcPr>
            <w:tcW w:w="1980" w:type="dxa"/>
          </w:tcPr>
          <w:p w14:paraId="1D68D6E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089D47" w14:textId="77777777" w:rsidR="00710B2A" w:rsidRDefault="00710B2A" w:rsidP="00AA6B16">
            <w:pPr>
              <w:pStyle w:val="af"/>
              <w:rPr>
                <w:rFonts w:ascii="Times New Roman" w:hAnsi="Times New Roman"/>
                <w:color w:val="111111"/>
                <w:sz w:val="23"/>
                <w:szCs w:val="23"/>
              </w:rPr>
            </w:pPr>
          </w:p>
        </w:tc>
        <w:tc>
          <w:tcPr>
            <w:tcW w:w="3532" w:type="dxa"/>
          </w:tcPr>
          <w:p w14:paraId="17868C5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710B2A" w14:paraId="123D6DF3" w14:textId="77777777" w:rsidTr="00AA6B16">
        <w:tc>
          <w:tcPr>
            <w:tcW w:w="1980" w:type="dxa"/>
          </w:tcPr>
          <w:p w14:paraId="799F4BC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6F2A3C2C" w14:textId="77777777" w:rsidR="00710B2A" w:rsidRDefault="00710B2A" w:rsidP="00AA6B16">
            <w:pPr>
              <w:pStyle w:val="af"/>
              <w:rPr>
                <w:rFonts w:ascii="Times New Roman" w:hAnsi="Times New Roman"/>
                <w:color w:val="111111"/>
                <w:sz w:val="23"/>
                <w:szCs w:val="23"/>
              </w:rPr>
            </w:pPr>
          </w:p>
        </w:tc>
        <w:tc>
          <w:tcPr>
            <w:tcW w:w="3532" w:type="dxa"/>
          </w:tcPr>
          <w:p w14:paraId="425357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710B2A" w14:paraId="0B15CD48" w14:textId="77777777" w:rsidTr="00AA6B16">
        <w:tc>
          <w:tcPr>
            <w:tcW w:w="1980" w:type="dxa"/>
          </w:tcPr>
          <w:p w14:paraId="59AFB9A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572F6BE" w14:textId="77777777" w:rsidR="00710B2A" w:rsidRDefault="00710B2A" w:rsidP="00AA6B16">
            <w:pPr>
              <w:pStyle w:val="af"/>
              <w:rPr>
                <w:rFonts w:ascii="Times New Roman" w:hAnsi="Times New Roman"/>
                <w:color w:val="111111"/>
                <w:sz w:val="23"/>
                <w:szCs w:val="23"/>
              </w:rPr>
            </w:pPr>
          </w:p>
        </w:tc>
        <w:tc>
          <w:tcPr>
            <w:tcW w:w="3532" w:type="dxa"/>
          </w:tcPr>
          <w:p w14:paraId="6670A925" w14:textId="77777777" w:rsidR="00710B2A" w:rsidRDefault="00710B2A" w:rsidP="00AA6B16">
            <w:pPr>
              <w:pStyle w:val="af"/>
              <w:rPr>
                <w:rFonts w:ascii="Times New Roman" w:hAnsi="Times New Roman"/>
                <w:color w:val="111111"/>
                <w:sz w:val="23"/>
                <w:szCs w:val="23"/>
              </w:rPr>
            </w:pPr>
          </w:p>
        </w:tc>
      </w:tr>
      <w:tr w:rsidR="00710B2A" w14:paraId="27A3123E" w14:textId="77777777" w:rsidTr="00AA6B16">
        <w:tc>
          <w:tcPr>
            <w:tcW w:w="1980" w:type="dxa"/>
          </w:tcPr>
          <w:p w14:paraId="5E70F8A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00130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30E6F71E" w14:textId="77777777" w:rsidR="00710B2A" w:rsidRDefault="00710B2A" w:rsidP="00AA6B16">
            <w:pPr>
              <w:pStyle w:val="af"/>
              <w:rPr>
                <w:rFonts w:ascii="Times New Roman" w:hAnsi="Times New Roman"/>
                <w:color w:val="111111"/>
                <w:sz w:val="23"/>
                <w:szCs w:val="23"/>
              </w:rPr>
            </w:pPr>
          </w:p>
        </w:tc>
      </w:tr>
      <w:tr w:rsidR="00710B2A" w14:paraId="22F7A39F" w14:textId="77777777" w:rsidTr="00AA6B16">
        <w:tc>
          <w:tcPr>
            <w:tcW w:w="1980" w:type="dxa"/>
          </w:tcPr>
          <w:p w14:paraId="35FF8DE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7F44F75" w14:textId="77777777" w:rsidR="00710B2A" w:rsidRDefault="00710B2A" w:rsidP="00AA6B16">
            <w:pPr>
              <w:pStyle w:val="af"/>
              <w:rPr>
                <w:rFonts w:ascii="Times New Roman" w:hAnsi="Times New Roman"/>
                <w:color w:val="111111"/>
                <w:sz w:val="23"/>
                <w:szCs w:val="23"/>
              </w:rPr>
            </w:pPr>
          </w:p>
        </w:tc>
        <w:tc>
          <w:tcPr>
            <w:tcW w:w="3532" w:type="dxa"/>
          </w:tcPr>
          <w:p w14:paraId="629902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33AE9C73" w14:textId="77777777" w:rsidTr="00AA6B16">
        <w:tc>
          <w:tcPr>
            <w:tcW w:w="1980" w:type="dxa"/>
          </w:tcPr>
          <w:p w14:paraId="114CCCD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A5B829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2D77D63C" w14:textId="77777777" w:rsidTr="00AA6B16">
        <w:tc>
          <w:tcPr>
            <w:tcW w:w="1980" w:type="dxa"/>
          </w:tcPr>
          <w:p w14:paraId="4CB4B25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B2A3674"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629934" wp14:editId="259C19F6">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03608236" w14:textId="7B0A6C74" w:rsidR="00D11B08" w:rsidRDefault="006B02E9">
      <w:pPr>
        <w:pStyle w:val="2"/>
      </w:pPr>
      <w:r>
        <w:lastRenderedPageBreak/>
        <w:t>2.4. Use cases of Server</w:t>
      </w:r>
      <w:bookmarkEnd w:id="35"/>
      <w:bookmarkEnd w:id="36"/>
      <w:bookmarkEnd w:id="37"/>
      <w:bookmarkEnd w:id="38"/>
      <w:bookmarkEnd w:id="65"/>
    </w:p>
    <w:p w14:paraId="286FF4E9" w14:textId="77777777" w:rsidR="00D11B08" w:rsidRDefault="006B02E9">
      <w:pPr>
        <w:rPr>
          <w:lang w:eastAsia="en-US"/>
        </w:rPr>
      </w:pPr>
      <w:r>
        <w:rPr>
          <w:lang w:eastAsia="en-US"/>
        </w:rPr>
        <w:t>This section is written for developer who wants to know the functions of server.</w:t>
      </w:r>
    </w:p>
    <w:p w14:paraId="6A135753" w14:textId="77777777" w:rsidR="00D11B08" w:rsidRDefault="006B02E9">
      <w:pPr>
        <w:pStyle w:val="3"/>
      </w:pPr>
      <w:bookmarkStart w:id="69" w:name="_Toc5206134"/>
      <w:bookmarkStart w:id="70" w:name="_Toc5192576"/>
      <w:bookmarkStart w:id="71" w:name="_Toc5206284"/>
      <w:bookmarkStart w:id="72" w:name="_Toc5208491"/>
      <w:bookmarkStart w:id="73" w:name="_Toc5632215"/>
      <w:r>
        <w:t>2.4.1 Hardware connects to server</w:t>
      </w:r>
      <w:bookmarkEnd w:id="69"/>
      <w:bookmarkEnd w:id="70"/>
      <w:bookmarkEnd w:id="71"/>
      <w:bookmarkEnd w:id="72"/>
      <w:bookmarkEnd w:id="7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8D5EF7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09EC57"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EBC69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F67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D11B08" w14:paraId="34FA4C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F5E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A156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482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CD0FE"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452BE39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8A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A43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44F70A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6E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1A6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65506A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BE4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D11B08" w14:paraId="2A977C0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C22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27B0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D11B08" w14:paraId="2F2506A1"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D54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145C4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D11B08" w14:paraId="3D4F9A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2B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AAC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4DC9F4D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CCDC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E5CC5" w14:textId="77777777" w:rsidR="00D11B08" w:rsidRDefault="006B02E9">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D11B08" w14:paraId="2898B4C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2BE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3C71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021F7F6B"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B71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42B8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7AD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68D2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7D70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119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6CBE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75D1F4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20FD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6420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01D12"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35B83885" w14:textId="77777777" w:rsidR="00D11B08" w:rsidRDefault="00D11B08">
            <w:pPr>
              <w:rPr>
                <w:rFonts w:ascii="Times New Roman" w:eastAsia="宋体" w:hAnsi="Times New Roman" w:cs="Times New Roman"/>
                <w:sz w:val="20"/>
                <w:szCs w:val="20"/>
                <w:lang w:eastAsia="zh-CN"/>
              </w:rPr>
            </w:pPr>
          </w:p>
        </w:tc>
      </w:tr>
      <w:tr w:rsidR="00D11B08" w14:paraId="714E62B4"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4F1C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B5D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819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D11B08" w14:paraId="6A747850"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D979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C59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093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D11B08" w14:paraId="1075BA4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88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12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0AFB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7FDC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06A4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E0CF1F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898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B064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D11B08" w14:paraId="46553B21"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C5E1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25067" w14:textId="77777777" w:rsidR="00D11B08" w:rsidRDefault="00D11B08">
            <w:pPr>
              <w:pStyle w:val="TableParagraph"/>
              <w:spacing w:before="6"/>
              <w:rPr>
                <w:rFonts w:ascii="Times New Roman" w:eastAsia="Times New Roman" w:hAnsi="Times New Roman" w:cs="Times New Roman"/>
                <w:sz w:val="19"/>
                <w:szCs w:val="19"/>
              </w:rPr>
            </w:pPr>
          </w:p>
          <w:p w14:paraId="69F35429"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17E6499F" wp14:editId="78A30E08">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36F09372"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2E35531"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A3C1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867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4497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62B60D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7EF0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A8CA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3E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192FC29F" w14:textId="77777777" w:rsidR="00D11B08" w:rsidRDefault="006B02E9">
      <w:pPr>
        <w:pStyle w:val="3"/>
      </w:pPr>
      <w:bookmarkStart w:id="74" w:name="_Toc5206135"/>
      <w:bookmarkStart w:id="75" w:name="_Toc5632216"/>
      <w:bookmarkStart w:id="76" w:name="_Toc5192577"/>
      <w:bookmarkStart w:id="77" w:name="_Toc5208492"/>
      <w:bookmarkStart w:id="78" w:name="_Toc5206285"/>
      <w:r>
        <w:lastRenderedPageBreak/>
        <w:t>2.4.2 Hardware reports data</w:t>
      </w:r>
      <w:bookmarkEnd w:id="74"/>
      <w:bookmarkEnd w:id="75"/>
      <w:bookmarkEnd w:id="76"/>
      <w:bookmarkEnd w:id="77"/>
      <w:bookmarkEnd w:id="7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6072D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A1A6A"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DE427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8A0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D11B08" w14:paraId="30C39F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988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75B70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BEB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7109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D6972C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88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85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6159937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4C6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7F1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9E161A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B2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74B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4874DE1C"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C2D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779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D11B08" w14:paraId="0C8FB7F7"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9AB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F1A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103CB3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12B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2F84E"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1E9AA5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0184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62B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D11B08" w14:paraId="10540E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CEE0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4ECF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D11B08" w14:paraId="12DC4E6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2DE5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8F24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43172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9CED1C6"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9544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3403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 to build connection.)</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A98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13051DB"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26D1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F4B1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FAB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D11B08" w14:paraId="11DE40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108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20E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EFC0CF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49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A1EC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2DD22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940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56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D11B08" w14:paraId="44239A73"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5283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59223" w14:textId="77777777" w:rsidR="00D11B08" w:rsidRDefault="00D11B08">
            <w:pPr>
              <w:pStyle w:val="TableParagraph"/>
              <w:spacing w:before="6"/>
              <w:rPr>
                <w:rFonts w:ascii="Times New Roman" w:eastAsia="Times New Roman" w:hAnsi="Times New Roman" w:cs="Times New Roman"/>
                <w:sz w:val="19"/>
                <w:szCs w:val="19"/>
              </w:rPr>
            </w:pPr>
          </w:p>
          <w:p w14:paraId="4EA42AB8"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E4EBB" wp14:editId="16FF1F4C">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p>
          <w:p w14:paraId="0B07C52A"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98998F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8FE7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759DA"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EB74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1EF26D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D75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827B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 per 5 sec.</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793D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6EB13B53" w14:textId="77777777" w:rsidR="00D11B08" w:rsidRDefault="006B02E9">
      <w:pPr>
        <w:pStyle w:val="3"/>
      </w:pPr>
      <w:bookmarkStart w:id="79" w:name="_Toc5206286"/>
      <w:bookmarkStart w:id="80" w:name="_Toc5206136"/>
      <w:bookmarkStart w:id="81" w:name="_Toc5208493"/>
      <w:bookmarkStart w:id="82" w:name="_Toc5192578"/>
      <w:bookmarkStart w:id="83" w:name="_Toc5632217"/>
      <w:r>
        <w:t>2.4.3 Client sends command</w:t>
      </w:r>
      <w:bookmarkEnd w:id="79"/>
      <w:bookmarkEnd w:id="80"/>
      <w:bookmarkEnd w:id="81"/>
      <w:bookmarkEnd w:id="82"/>
      <w:bookmarkEnd w:id="83"/>
      <w:r>
        <w:t xml:space="preserve">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D49D7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3DD4B8"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F164A2B"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83DB9"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D11B08" w14:paraId="5C943A4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A1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C4AE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275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369F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159CEA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CE66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B5C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52A68BA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64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DF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D11B08" w14:paraId="7E2B43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7E1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28A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D11B08" w14:paraId="075DD12A"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D95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5976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D11B08" w14:paraId="14B2E3CE"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DF9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EC5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D11B08" w14:paraId="2FAC4D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A1AC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1D59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7880394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AE96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91DF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D11B08" w14:paraId="0A3871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1E3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EEB5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D11B08" w14:paraId="1896BC9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76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E365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73B9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59EEE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ED74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5D5D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9C6DE"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13E5CE43"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9BC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E6D6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8C18B"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D11B08" w14:paraId="7BFFB94C"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68ED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43D32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79C3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D11B08" w14:paraId="1473A185"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48C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109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9D55"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0A10ECC7"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8246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B9B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9F10"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7133024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381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24EC"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E45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61CB70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BBCE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BCD9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FA0F4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00E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02D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DF175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8EFA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EEA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19EBA102"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B3FE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FA191" w14:textId="77777777" w:rsidR="00D11B08" w:rsidRDefault="00D11B08">
            <w:pPr>
              <w:pStyle w:val="TableParagraph"/>
              <w:spacing w:before="6"/>
              <w:rPr>
                <w:rFonts w:ascii="Times New Roman" w:eastAsia="Times New Roman" w:hAnsi="Times New Roman" w:cs="Times New Roman"/>
                <w:sz w:val="19"/>
                <w:szCs w:val="19"/>
              </w:rPr>
            </w:pPr>
          </w:p>
          <w:p w14:paraId="4D25FBEF"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4606566" wp14:editId="111EDC24">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453EEBDF"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504B18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C78C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26D3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23D73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329510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B39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F2F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4F0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D11B08" w14:paraId="19075F4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57C7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559B2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F2766"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4ADEFDDC" w14:textId="77777777" w:rsidR="00D11B08" w:rsidRDefault="006B02E9">
      <w:pPr>
        <w:pStyle w:val="3"/>
      </w:pPr>
      <w:bookmarkStart w:id="84" w:name="_Toc5632218"/>
      <w:bookmarkStart w:id="85" w:name="_Toc5208494"/>
      <w:bookmarkStart w:id="86" w:name="_Toc5192579"/>
      <w:bookmarkStart w:id="87" w:name="_Toc5206137"/>
      <w:bookmarkStart w:id="88" w:name="_Toc5206287"/>
      <w:r>
        <w:t>2.4.4 Client queries hardware’s information</w:t>
      </w:r>
      <w:bookmarkEnd w:id="84"/>
      <w:bookmarkEnd w:id="85"/>
      <w:bookmarkEnd w:id="86"/>
      <w:bookmarkEnd w:id="87"/>
      <w:bookmarkEnd w:id="8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9A5E06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DBD4E"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51458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37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D11B08" w14:paraId="517989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DB7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E5C3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58A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87B2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32774D1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D36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57CF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75E6B4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665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A0ECE"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D11B08" w14:paraId="56ED14D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722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B4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got the hardware’s </w:t>
            </w:r>
            <w:proofErr w:type="gramStart"/>
            <w:r>
              <w:rPr>
                <w:rFonts w:ascii="Times New Roman" w:eastAsia="宋体" w:hAnsi="Times New Roman" w:cs="Times New Roman"/>
                <w:sz w:val="20"/>
                <w:szCs w:val="20"/>
                <w:lang w:eastAsia="zh-CN"/>
              </w:rPr>
              <w:t>information(</w:t>
            </w:r>
            <w:proofErr w:type="gramEnd"/>
            <w:r>
              <w:rPr>
                <w:rFonts w:ascii="Times New Roman" w:eastAsia="宋体" w:hAnsi="Times New Roman" w:cs="Times New Roman"/>
                <w:sz w:val="20"/>
                <w:szCs w:val="20"/>
                <w:lang w:eastAsia="zh-CN"/>
              </w:rPr>
              <w:t>Hardware ID, Nickname, Data).</w:t>
            </w:r>
          </w:p>
        </w:tc>
      </w:tr>
      <w:tr w:rsidR="00D11B08" w14:paraId="2891FB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666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9F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D11B08" w14:paraId="54C69D1D"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89C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7BE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D11B08" w14:paraId="73A308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3F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75C0C"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49AC553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9903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F33A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D11B08" w14:paraId="7D3CDAC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D31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B7A3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7D8193A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32C04"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C4FD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F183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BB5759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B6AE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100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E4CC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5D2118"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29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A57B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393FE"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615DED" w14:textId="77777777" w:rsidR="00D11B08" w:rsidRDefault="00D11B08">
            <w:pPr>
              <w:rPr>
                <w:rFonts w:ascii="Times New Roman" w:eastAsia="宋体" w:hAnsi="Times New Roman" w:cs="Times New Roman"/>
                <w:sz w:val="20"/>
                <w:szCs w:val="20"/>
                <w:lang w:eastAsia="zh-CN"/>
              </w:rPr>
            </w:pPr>
          </w:p>
        </w:tc>
      </w:tr>
      <w:tr w:rsidR="00D11B08" w14:paraId="580A09DA"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B60F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30B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A0E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D11B08" w14:paraId="49D1BF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8DE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C49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35C8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CBD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64A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62800B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9D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D11B08" w14:paraId="2298F980"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FE12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DF80E" w14:textId="77777777" w:rsidR="00D11B08" w:rsidRDefault="00D11B08">
            <w:pPr>
              <w:pStyle w:val="TableParagraph"/>
              <w:spacing w:before="6"/>
              <w:rPr>
                <w:rFonts w:ascii="Times New Roman" w:eastAsia="Times New Roman" w:hAnsi="Times New Roman" w:cs="Times New Roman"/>
                <w:sz w:val="19"/>
                <w:szCs w:val="19"/>
              </w:rPr>
            </w:pPr>
          </w:p>
          <w:p w14:paraId="2D01E4DD"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67EFFBA3" wp14:editId="7C957CA5">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3CB5B978"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5DA5AE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873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935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F59F1"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3F86E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F10F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B7A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60AC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CA5A8CD" w14:textId="77777777" w:rsidR="00D11B08" w:rsidRDefault="006B02E9">
      <w:pPr>
        <w:pStyle w:val="3"/>
      </w:pPr>
      <w:bookmarkStart w:id="89" w:name="_Toc5208495"/>
      <w:bookmarkStart w:id="90" w:name="_Toc5206138"/>
      <w:bookmarkStart w:id="91" w:name="_Toc5206288"/>
      <w:bookmarkStart w:id="92" w:name="_Toc5192580"/>
      <w:bookmarkStart w:id="93" w:name="_Toc5632219"/>
      <w:r>
        <w:t>2.4.5 Sensors’ data affect the hardware</w:t>
      </w:r>
      <w:bookmarkEnd w:id="89"/>
      <w:bookmarkEnd w:id="90"/>
      <w:bookmarkEnd w:id="91"/>
      <w:bookmarkEnd w:id="92"/>
      <w:bookmarkEnd w:id="93"/>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4ADB8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99EE3"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456118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301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D11B08" w14:paraId="247B126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4CB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0825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5E3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BA47"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558B14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DE6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9BB07"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39B4F4C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560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8118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D11B08" w14:paraId="35B7B45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F71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F7FD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D11B08" w14:paraId="2C0FB8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F578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CFC8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D11B08" w14:paraId="6876CAFA"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141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A35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D11B08" w14:paraId="515FAB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5D2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AC2C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E0FD39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9119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3B0B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D11B08" w14:paraId="1734F4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54A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64F5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D11B08" w14:paraId="37E3909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08F88"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F3A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D4B0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3166C729"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333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A5D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BDB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45711110"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333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928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C7569" w14:textId="77777777" w:rsidR="00D11B08" w:rsidRDefault="00D11B08">
            <w:pPr>
              <w:rPr>
                <w:rFonts w:ascii="Times New Roman" w:eastAsia="宋体" w:hAnsi="Times New Roman" w:cs="Times New Roman"/>
                <w:sz w:val="20"/>
                <w:szCs w:val="20"/>
                <w:lang w:eastAsia="zh-CN"/>
              </w:rPr>
            </w:pPr>
          </w:p>
        </w:tc>
      </w:tr>
      <w:tr w:rsidR="00D11B08" w14:paraId="43C50048"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7D7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0F75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ECE8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22787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8A6B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BA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837151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85AE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8E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FCADD4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207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4A1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0D1BEA0B"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7196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63199" w14:textId="77777777" w:rsidR="00D11B08" w:rsidRDefault="00D11B08">
            <w:pPr>
              <w:pStyle w:val="TableParagraph"/>
              <w:spacing w:before="6"/>
              <w:rPr>
                <w:rFonts w:ascii="Times New Roman" w:eastAsia="Times New Roman" w:hAnsi="Times New Roman" w:cs="Times New Roman"/>
                <w:sz w:val="19"/>
                <w:szCs w:val="19"/>
              </w:rPr>
            </w:pPr>
          </w:p>
          <w:p w14:paraId="0F99A8BB"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DDBBD61" wp14:editId="41FCFA65">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14EAC1D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17DC7A7"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E68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1EBDF"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80A4"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EDFD1E1" w14:textId="4D0EABA1" w:rsidR="0063209E" w:rsidRPr="00326A57" w:rsidRDefault="0063209E" w:rsidP="0063209E">
      <w:pPr>
        <w:spacing w:before="100" w:beforeAutospacing="1" w:after="100" w:afterAutospacing="1"/>
        <w:outlineLvl w:val="2"/>
        <w:rPr>
          <w:rFonts w:ascii="Times" w:hAnsi="Times" w:cs="Times New Roman"/>
          <w:b/>
          <w:bCs/>
          <w:sz w:val="27"/>
          <w:szCs w:val="27"/>
          <w:lang w:eastAsia="zh-CN"/>
        </w:rPr>
      </w:pPr>
      <w:bookmarkStart w:id="94" w:name="_Toc5206139"/>
      <w:bookmarkStart w:id="95" w:name="_Toc5632220"/>
      <w:bookmarkStart w:id="96" w:name="_Toc5208496"/>
      <w:bookmarkStart w:id="97" w:name="_Toc5206289"/>
      <w:bookmarkStart w:id="98"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Pr="00305F3B">
        <w:rPr>
          <w:rFonts w:ascii="Times" w:eastAsia="Times New Roman" w:hAnsi="Times" w:cs="Times New Roman"/>
          <w:b/>
          <w:bCs/>
          <w:sz w:val="27"/>
          <w:szCs w:val="27"/>
          <w:lang w:eastAsia="en-US"/>
        </w:rPr>
        <w:t>Recording alarm log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63209E" w14:paraId="7ACA48A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83744F"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7D11F727"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35438822" w14:textId="77777777" w:rsidR="0063209E" w:rsidRPr="00CA0652" w:rsidRDefault="0063209E" w:rsidP="00AA6B16">
            <w:pPr>
              <w:pStyle w:val="TableParagraph"/>
              <w:spacing w:line="222" w:lineRule="exact"/>
              <w:ind w:left="27"/>
              <w:rPr>
                <w:rFonts w:ascii="Times New Roman"/>
                <w:w w:val="110"/>
                <w:sz w:val="20"/>
              </w:rPr>
            </w:pPr>
            <w:r w:rsidRPr="00AB4641">
              <w:rPr>
                <w:rFonts w:ascii="Times New Roman" w:eastAsia="宋体" w:hAnsi="Times New Roman" w:cs="Times New Roman" w:hint="eastAsia"/>
                <w:sz w:val="20"/>
                <w:szCs w:val="20"/>
                <w:lang w:eastAsia="zh-CN"/>
              </w:rPr>
              <w:t>Recording</w:t>
            </w:r>
            <w:r w:rsidRPr="00AB4641">
              <w:rPr>
                <w:rFonts w:ascii="Times New Roman" w:eastAsia="宋体" w:hAnsi="Times New Roman" w:cs="Times New Roman"/>
                <w:sz w:val="20"/>
                <w:szCs w:val="20"/>
                <w:lang w:eastAsia="zh-CN"/>
              </w:rPr>
              <w:t xml:space="preserve"> alarm log</w:t>
            </w:r>
          </w:p>
        </w:tc>
      </w:tr>
      <w:tr w:rsidR="0063209E" w14:paraId="35C24856"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5239B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67DBFEF" w14:textId="5044F160" w:rsidR="0063209E" w:rsidRDefault="0063209E" w:rsidP="00AA6B16">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520C4">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.0</w:t>
            </w:r>
          </w:p>
        </w:tc>
        <w:tc>
          <w:tcPr>
            <w:tcW w:w="1892" w:type="dxa"/>
            <w:tcBorders>
              <w:top w:val="single" w:sz="8" w:space="0" w:color="000000"/>
              <w:left w:val="single" w:sz="8" w:space="0" w:color="000000"/>
              <w:bottom w:val="single" w:sz="8" w:space="0" w:color="000000"/>
              <w:right w:val="single" w:sz="8" w:space="0" w:color="000000"/>
            </w:tcBorders>
          </w:tcPr>
          <w:p w14:paraId="7138F71B"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16CCB5C" w14:textId="77777777" w:rsidR="0063209E" w:rsidRDefault="0063209E" w:rsidP="00AA6B16">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2019.05.09</w:t>
            </w:r>
          </w:p>
        </w:tc>
      </w:tr>
      <w:tr w:rsidR="0063209E" w14:paraId="6BD218D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DE2C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1D10C50"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63209E" w14:paraId="75BA6B5D"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0F469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141D72" w14:textId="77777777" w:rsidR="0063209E" w:rsidRDefault="0063209E" w:rsidP="00AA6B16">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Hardware</w:t>
            </w:r>
          </w:p>
        </w:tc>
      </w:tr>
      <w:tr w:rsidR="0063209E" w14:paraId="6D0EC31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5BD8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634CFDD"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Recording alarm log</w:t>
            </w:r>
          </w:p>
          <w:p w14:paraId="431739BC"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
        </w:tc>
      </w:tr>
      <w:tr w:rsidR="0063209E" w14:paraId="391C70C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EB1AD"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DD32AC4" w14:textId="77777777" w:rsidR="0063209E" w:rsidRPr="004A6A02" w:rsidRDefault="0063209E" w:rsidP="00AA6B16">
            <w:pPr>
              <w:pStyle w:val="TableParagraph"/>
              <w:spacing w:line="222" w:lineRule="exact"/>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R</w:t>
            </w:r>
            <w:r>
              <w:rPr>
                <w:rFonts w:ascii="Times New Roman" w:eastAsiaTheme="minorEastAsia" w:hAnsi="Times New Roman" w:cs="Times New Roman"/>
                <w:sz w:val="20"/>
                <w:szCs w:val="20"/>
                <w:lang w:eastAsia="zh-CN"/>
              </w:rPr>
              <w:t>ecording alarm log</w:t>
            </w:r>
          </w:p>
        </w:tc>
      </w:tr>
      <w:tr w:rsidR="0063209E" w14:paraId="5E164F09" w14:textId="77777777" w:rsidTr="00AA6B16">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1F586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48E9C7E"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send a message which means the panic button has been hit. The server will send the alarm log to Database.</w:t>
            </w:r>
          </w:p>
        </w:tc>
      </w:tr>
      <w:tr w:rsidR="0063209E" w14:paraId="36302729"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2EE2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4D6240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63209E" w14:paraId="4E2D8411"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5B1FD7" w14:textId="77777777" w:rsidR="0063209E" w:rsidRDefault="0063209E" w:rsidP="00AA6B16">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2E17409"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message that panic button is hit.</w:t>
            </w:r>
          </w:p>
        </w:tc>
      </w:tr>
      <w:tr w:rsidR="0063209E" w14:paraId="0E5432B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0515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ACAC2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send a message about panic button.</w:t>
            </w:r>
          </w:p>
        </w:tc>
      </w:tr>
      <w:tr w:rsidR="0063209E" w14:paraId="335C00B8"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29C628"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A3D12A"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9BE98F"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63209E" w14:paraId="5F51FDF7" w14:textId="77777777" w:rsidTr="00AA6B16">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B9470BA"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B58043"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066B60"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a message about panic button is hit.</w:t>
            </w:r>
          </w:p>
        </w:tc>
      </w:tr>
      <w:tr w:rsidR="0063209E" w14:paraId="2E75929C" w14:textId="77777777" w:rsidTr="00AA6B16">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6788E07E"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91933F8"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Get the message and make a log which called alarm log.</w:t>
            </w:r>
          </w:p>
        </w:tc>
        <w:tc>
          <w:tcPr>
            <w:tcW w:w="3660" w:type="dxa"/>
            <w:tcBorders>
              <w:top w:val="single" w:sz="8" w:space="0" w:color="000000"/>
              <w:left w:val="single" w:sz="8" w:space="0" w:color="000000"/>
              <w:bottom w:val="single" w:sz="8" w:space="0" w:color="000000"/>
              <w:right w:val="single" w:sz="8" w:space="0" w:color="000000"/>
            </w:tcBorders>
          </w:tcPr>
          <w:p w14:paraId="26EB5DAE" w14:textId="77777777" w:rsidR="0063209E" w:rsidRPr="006A45FB" w:rsidRDefault="0063209E" w:rsidP="00AA6B16">
            <w:pPr>
              <w:rPr>
                <w:rFonts w:ascii="Times New Roman" w:eastAsia="宋体" w:hAnsi="Times New Roman" w:cs="Times New Roman"/>
                <w:sz w:val="20"/>
                <w:szCs w:val="20"/>
                <w:lang w:eastAsia="zh-CN"/>
              </w:rPr>
            </w:pPr>
          </w:p>
        </w:tc>
      </w:tr>
      <w:tr w:rsidR="0063209E" w14:paraId="2B9F3CC7" w14:textId="77777777" w:rsidTr="00AA6B16">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6F863F90"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416FCD"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AC1F2"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the alarm log to database.</w:t>
            </w:r>
          </w:p>
        </w:tc>
      </w:tr>
      <w:tr w:rsidR="0063209E" w14:paraId="684F9ED8"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EB6C4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0A65675"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r>
      <w:tr w:rsidR="0063209E" w14:paraId="1B91D944"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8DA43A"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1E2242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63209E" w14:paraId="5DFA2DC0"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48CB2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A6CC5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Database receive the alarm log and save it.</w:t>
            </w:r>
          </w:p>
        </w:tc>
      </w:tr>
      <w:tr w:rsidR="0063209E" w14:paraId="4DBEADB9" w14:textId="77777777" w:rsidTr="00AA6B16">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1B9FA29" w14:textId="77777777" w:rsidR="0063209E" w:rsidRDefault="0063209E" w:rsidP="00AA6B16">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6BEE7D0" w14:textId="77777777" w:rsidR="0063209E" w:rsidRDefault="0063209E" w:rsidP="00AA6B16">
            <w:pPr>
              <w:pStyle w:val="TableParagraph"/>
              <w:spacing w:before="6"/>
              <w:rPr>
                <w:rFonts w:ascii="Times New Roman" w:eastAsia="Times New Roman" w:hAnsi="Times New Roman" w:cs="Times New Roman"/>
                <w:sz w:val="19"/>
                <w:szCs w:val="19"/>
              </w:rPr>
            </w:pPr>
          </w:p>
          <w:p w14:paraId="54CFE623" w14:textId="77777777" w:rsidR="0063209E" w:rsidRDefault="0063209E" w:rsidP="00AA6B16">
            <w:pPr>
              <w:pStyle w:val="TableParagraph"/>
              <w:spacing w:line="200" w:lineRule="atLeast"/>
              <w:ind w:left="373"/>
              <w:jc w:val="center"/>
              <w:rPr>
                <w:rFonts w:ascii="Times New Roman" w:eastAsia="Times New Roman" w:hAnsi="Times New Roman" w:cs="Times New Roman"/>
                <w:sz w:val="20"/>
                <w:szCs w:val="20"/>
              </w:rPr>
            </w:pPr>
          </w:p>
          <w:p w14:paraId="46BCA2CF" w14:textId="77777777" w:rsidR="0063209E" w:rsidRDefault="0063209E" w:rsidP="00AA6B16">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g">
                  <w:drawing>
                    <wp:anchor distT="0" distB="0" distL="114300" distR="114300" simplePos="0" relativeHeight="251673600" behindDoc="0" locked="0" layoutInCell="1" allowOverlap="1" wp14:anchorId="014B2465" wp14:editId="3ABFE2E7">
                      <wp:simplePos x="0" y="0"/>
                      <wp:positionH relativeFrom="column">
                        <wp:posOffset>337354</wp:posOffset>
                      </wp:positionH>
                      <wp:positionV relativeFrom="paragraph">
                        <wp:posOffset>201126</wp:posOffset>
                      </wp:positionV>
                      <wp:extent cx="3699883" cy="1432384"/>
                      <wp:effectExtent l="0" t="0" r="15240" b="0"/>
                      <wp:wrapNone/>
                      <wp:docPr id="13" name="组合 13"/>
                      <wp:cNvGraphicFramePr/>
                      <a:graphic xmlns:a="http://schemas.openxmlformats.org/drawingml/2006/main">
                        <a:graphicData uri="http://schemas.microsoft.com/office/word/2010/wordprocessingGroup">
                          <wpg:wgp>
                            <wpg:cNvGrpSpPr/>
                            <wpg:grpSpPr>
                              <a:xfrm>
                                <a:off x="0" y="0"/>
                                <a:ext cx="3699883" cy="1432384"/>
                                <a:chOff x="0" y="0"/>
                                <a:chExt cx="3699883" cy="1432384"/>
                              </a:xfrm>
                            </wpg:grpSpPr>
                            <wpg:grpSp>
                              <wpg:cNvPr id="14" name="组合 14"/>
                              <wpg:cNvGrpSpPr/>
                              <wpg:grpSpPr>
                                <a:xfrm>
                                  <a:off x="0" y="0"/>
                                  <a:ext cx="3699883" cy="1432384"/>
                                  <a:chOff x="0" y="0"/>
                                  <a:chExt cx="3699883" cy="1432384"/>
                                </a:xfrm>
                              </wpg:grpSpPr>
                              <wpg:grpSp>
                                <wpg:cNvPr id="36" name="组合 36"/>
                                <wpg:cNvGrpSpPr/>
                                <wpg:grpSpPr>
                                  <a:xfrm>
                                    <a:off x="158566" y="0"/>
                                    <a:ext cx="591982" cy="977459"/>
                                    <a:chOff x="0" y="0"/>
                                    <a:chExt cx="956684" cy="1580379"/>
                                  </a:xfrm>
                                </wpg:grpSpPr>
                                <wps:wsp>
                                  <wps:cNvPr id="37" name="椭圆 37"/>
                                  <wps:cNvSpPr/>
                                  <wps:spPr>
                                    <a:xfrm>
                                      <a:off x="211422" y="0"/>
                                      <a:ext cx="509505" cy="50950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470413" y="517984"/>
                                      <a:ext cx="0" cy="623694"/>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9" name="直接连接符 39"/>
                                  <wps:cNvCnPr/>
                                  <wps:spPr>
                                    <a:xfrm>
                                      <a:off x="0" y="782261"/>
                                      <a:ext cx="956684"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0" name="直接连接符 40"/>
                                  <wps:cNvCnPr/>
                                  <wps:spPr>
                                    <a:xfrm flipH="1">
                                      <a:off x="15856"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1" name="直接连接符 41"/>
                                  <wps:cNvCnPr/>
                                  <wps:spPr>
                                    <a:xfrm>
                                      <a:off x="480985"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42" name="文本框 42"/>
                                <wps:cNvSpPr txBox="1"/>
                                <wps:spPr>
                                  <a:xfrm>
                                    <a:off x="0" y="1057110"/>
                                    <a:ext cx="961970" cy="375274"/>
                                  </a:xfrm>
                                  <a:prstGeom prst="rect">
                                    <a:avLst/>
                                  </a:prstGeom>
                                  <a:noFill/>
                                  <a:ln>
                                    <a:noFill/>
                                  </a:ln>
                                </wps:spPr>
                                <wps:txb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直接箭头连接符 43"/>
                                <wps:cNvCnPr/>
                                <wps:spPr>
                                  <a:xfrm flipH="1">
                                    <a:off x="994784" y="567756"/>
                                    <a:ext cx="956685" cy="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椭圆 44"/>
                                <wps:cNvSpPr/>
                                <wps:spPr>
                                  <a:xfrm>
                                    <a:off x="1960938" y="195565"/>
                                    <a:ext cx="1738945" cy="74204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文本框 45"/>
                              <wps:cNvSpPr txBox="1"/>
                              <wps:spPr>
                                <a:xfrm>
                                  <a:off x="2304467" y="364573"/>
                                  <a:ext cx="1052830" cy="358140"/>
                                </a:xfrm>
                                <a:prstGeom prst="rect">
                                  <a:avLst/>
                                </a:prstGeom>
                                <a:noFill/>
                                <a:ln>
                                  <a:noFill/>
                                </a:ln>
                              </wps:spPr>
                              <wps:txbx>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014B2465" id="组合 13" o:spid="_x0000_s1026" style="position:absolute;margin-left:26.55pt;margin-top:15.85pt;width:291.35pt;height:112.8pt;z-index:251673600" coordsize="36998,1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">
                      <v:group id="组合 14" o:spid="_x0000_s1027" style="position:absolute;width:36998;height:14323" coordsize="36998,1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36" o:spid="_x0000_s1028" style="position:absolute;left:1585;width:5920;height:9774" coordsize="9566,1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37" o:spid="_x0000_s1029" style="position:absolute;left:2114;width:5095;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kkxAAAANsAAAAPAAAAZHJzL2Rvd25yZXYueG1sRI9Ba8JA&#10;FITvhf6H5Qm91Y0WTJ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OhtqSTEAAAA2wAAAA8A&#10;AAAAAAAAAAAAAAAABwIAAGRycy9kb3ducmV2LnhtbFBLBQYAAAAAAwADALcAAAD4AgAAAAA=&#10;" fillcolor="white [3201]" strokecolor="black [3200]" strokeweight="2pt"/>
                          <v:line id="直接连接符 38" o:spid="_x0000_s1030" style="position:absolute;visibility:visible;mso-wrap-style:square" from="4704,5179" to="4704,1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" strokecolor="black [3200]" strokeweight="2pt"/>
                          <v:line id="直接连接符 39" o:spid="_x0000_s1031" style="position:absolute;visibility:visible;mso-wrap-style:square" from="0,7822" to="9566,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" strokecolor="black [3213]" strokeweight="2pt"/>
                          <v:line id="直接连接符 40" o:spid="_x0000_s1032" style="position:absolute;flip:x;visibility:visible;mso-wrap-style:square" from="158,11258" to="4704,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" strokecolor="black [3213]" strokeweight="2pt"/>
                          <v:line id="直接连接符 41" o:spid="_x0000_s1033" style="position:absolute;visibility:visible;mso-wrap-style:square" from="4809,11258" to="9355,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" strokecolor="black [3213]" strokeweight="2pt"/>
                        </v:group>
                        <v:shapetype id="_x0000_t202" coordsize="21600,21600" o:spt="202" path="m,l,21600r21600,l21600,xe">
                          <v:stroke joinstyle="miter"/>
                          <v:path gradientshapeok="t" o:connecttype="rect"/>
                        </v:shapetype>
                        <v:shape id="文本框 42" o:spid="_x0000_s1034" type="#_x0000_t202" style="position:absolute;top:10571;width:96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v:textbox>
                        </v:shape>
                        <v:shapetype id="_x0000_t32" coordsize="21600,21600" o:spt="32" o:oned="t" path="m,l21600,21600e" filled="f">
                          <v:path arrowok="t" fillok="f" o:connecttype="none"/>
                          <o:lock v:ext="edit" shapetype="t"/>
                        </v:shapetype>
                        <v:shape id="直接箭头连接符 43" o:spid="_x0000_s1035" type="#_x0000_t32" style="position:absolute;left:9947;top:5677;width:9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" strokecolor="black [3213]" strokeweight="2pt">
                          <v:stroke endarrow="block"/>
                        </v:shape>
                        <v:oval id="椭圆 44" o:spid="_x0000_s1036" style="position:absolute;left:19609;top:1955;width:17389;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group>
                      <v:shape id="文本框 45" o:spid="_x0000_s1037" type="#_x0000_t202" style="position:absolute;left:23044;top:3645;width:10528;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tc>
      </w:tr>
      <w:tr w:rsidR="0063209E" w14:paraId="02DD5D26"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71B79D6"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41DC23C"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B15A2D"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016134BA" w14:textId="3EB3CC6E" w:rsidR="00D11B08" w:rsidRDefault="006B02E9">
      <w:pPr>
        <w:pStyle w:val="2"/>
      </w:pPr>
      <w:r>
        <w:t>2.</w:t>
      </w:r>
      <w:r>
        <w:rPr>
          <w:rFonts w:hint="eastAsia"/>
        </w:rPr>
        <w:t>5</w:t>
      </w:r>
      <w:r>
        <w:t xml:space="preserve">. Use cases </w:t>
      </w:r>
      <w:r>
        <w:rPr>
          <w:rFonts w:hint="eastAsia"/>
        </w:rPr>
        <w:t>of</w:t>
      </w:r>
      <w:r>
        <w:t xml:space="preserve"> </w:t>
      </w:r>
      <w:r>
        <w:rPr>
          <w:rFonts w:hint="eastAsia"/>
        </w:rPr>
        <w:t>Intelligent</w:t>
      </w:r>
      <w:r>
        <w:t xml:space="preserve"> Controller</w:t>
      </w:r>
      <w:bookmarkEnd w:id="94"/>
      <w:bookmarkEnd w:id="95"/>
      <w:bookmarkEnd w:id="96"/>
      <w:bookmarkEnd w:id="97"/>
      <w:bookmarkEnd w:id="98"/>
    </w:p>
    <w:p w14:paraId="09307C25" w14:textId="77777777" w:rsidR="00D11B08" w:rsidRDefault="006B02E9">
      <w:pPr>
        <w:rPr>
          <w:lang w:eastAsia="en-US"/>
        </w:rPr>
      </w:pPr>
      <w:r>
        <w:rPr>
          <w:lang w:eastAsia="en-US"/>
        </w:rPr>
        <w:t>This section is written for developer who wants to know the functions of intelligent controller.</w:t>
      </w:r>
    </w:p>
    <w:p w14:paraId="2417503E" w14:textId="77777777" w:rsidR="00D11B08" w:rsidRDefault="006B02E9">
      <w:pPr>
        <w:pStyle w:val="3"/>
      </w:pPr>
      <w:bookmarkStart w:id="99" w:name="_Toc5206290"/>
      <w:bookmarkStart w:id="100" w:name="_Toc5206140"/>
      <w:bookmarkStart w:id="101" w:name="_Toc5632221"/>
      <w:bookmarkStart w:id="102" w:name="_Toc5208497"/>
      <w:bookmarkStart w:id="103" w:name="_Toc5192582"/>
      <w:r>
        <w:t>2.5.1 Initialize the system</w:t>
      </w:r>
      <w:bookmarkEnd w:id="99"/>
      <w:bookmarkEnd w:id="100"/>
      <w:bookmarkEnd w:id="101"/>
      <w:bookmarkEnd w:id="102"/>
      <w:bookmarkEnd w:id="103"/>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D11B08" w14:paraId="0A3D06CF"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E0D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378C5" w14:textId="77777777" w:rsidR="00D11B08" w:rsidRDefault="006B02E9">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Initialize the system</w:t>
            </w:r>
          </w:p>
        </w:tc>
      </w:tr>
      <w:tr w:rsidR="00D11B08" w14:paraId="5635589D"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AD7F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CE5DF" w14:textId="77777777" w:rsidR="00D11B08" w:rsidRDefault="006B02E9">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B51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B47D3C"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D11B08" w14:paraId="6E1634B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561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B8CD3"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Li </w:t>
            </w:r>
            <w:proofErr w:type="spellStart"/>
            <w:r>
              <w:rPr>
                <w:rFonts w:ascii="Times New Roman" w:eastAsiaTheme="minorEastAsia" w:hAnsi="Times New Roman" w:cs="Times New Roman"/>
                <w:sz w:val="20"/>
                <w:szCs w:val="20"/>
                <w:lang w:eastAsia="zh-CN"/>
              </w:rPr>
              <w:t>Yuanjin</w:t>
            </w:r>
            <w:proofErr w:type="spellEnd"/>
          </w:p>
        </w:tc>
      </w:tr>
      <w:tr w:rsidR="00D11B08" w14:paraId="041A3BD5"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16E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88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D11B08" w14:paraId="110115CD"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61A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285BB"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Initialize the system</w:t>
            </w:r>
          </w:p>
        </w:tc>
      </w:tr>
      <w:tr w:rsidR="00D11B08" w14:paraId="712F168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E1C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B1DB2"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Make the system start to work</w:t>
            </w:r>
          </w:p>
        </w:tc>
      </w:tr>
      <w:tr w:rsidR="00D11B08" w14:paraId="598DC42E"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CD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3D7E3"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 give a signal to make the system initialized.</w:t>
            </w:r>
          </w:p>
        </w:tc>
      </w:tr>
      <w:tr w:rsidR="00D11B08" w14:paraId="01A7EA5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BF2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A9CA4"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D11B08" w14:paraId="124D9ED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D6C0C3" w14:textId="77777777" w:rsidR="00D11B08" w:rsidRDefault="006B02E9">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DBD8D" w14:textId="77777777" w:rsidR="00D11B08" w:rsidRDefault="006B02E9">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start the system</w:t>
            </w:r>
          </w:p>
        </w:tc>
      </w:tr>
      <w:tr w:rsidR="00D11B08" w14:paraId="76B2F4DF"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404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AFE19"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None</w:t>
            </w:r>
          </w:p>
        </w:tc>
      </w:tr>
      <w:tr w:rsidR="00D11B08" w14:paraId="77EA2A5F"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90F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5023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2A17D"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D11B08" w14:paraId="63A973BA" w14:textId="77777777">
        <w:trPr>
          <w:gridAfter w:val="1"/>
          <w:wAfter w:w="3660" w:type="dxa"/>
          <w:trHeight w:hRule="exact" w:val="54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68895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A31DD"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 to initialize the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07C1FB"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34FB94D"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9939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FECB6" w14:textId="77777777" w:rsidR="00D11B08" w:rsidRDefault="00D11B08">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8C879" w14:textId="77777777" w:rsidR="00D11B08" w:rsidRDefault="006B02E9">
            <w:pPr>
              <w:rPr>
                <w:rFonts w:ascii="Times New Roman" w:hAnsi="Times New Roman" w:cs="Times New Roman"/>
                <w:sz w:val="20"/>
                <w:szCs w:val="20"/>
                <w:lang w:eastAsia="zh-CN"/>
              </w:rPr>
            </w:pPr>
            <w:r>
              <w:rPr>
                <w:rFonts w:ascii="Times New Roman" w:hAnsi="Times New Roman" w:cs="Times New Roman"/>
                <w:sz w:val="20"/>
                <w:szCs w:val="20"/>
                <w:lang w:eastAsia="zh-CN"/>
              </w:rPr>
              <w:t>Initialization and give a reply</w:t>
            </w:r>
          </w:p>
        </w:tc>
      </w:tr>
      <w:tr w:rsidR="00D11B08" w14:paraId="73AA2F8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495D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743A69"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O</w:t>
            </w:r>
            <w:r>
              <w:rPr>
                <w:rFonts w:ascii="Times New Roman" w:eastAsiaTheme="minorEastAsia" w:hAnsi="Times New Roman" w:cs="Times New Roman"/>
                <w:sz w:val="20"/>
                <w:szCs w:val="20"/>
                <w:lang w:eastAsia="zh-CN"/>
              </w:rPr>
              <w:t>nce.</w:t>
            </w:r>
          </w:p>
        </w:tc>
        <w:tc>
          <w:tcPr>
            <w:tcW w:w="3660" w:type="dxa"/>
          </w:tcPr>
          <w:p w14:paraId="5EF18C8F" w14:textId="77777777" w:rsidR="00D11B08" w:rsidRDefault="00D11B08"/>
        </w:tc>
      </w:tr>
      <w:tr w:rsidR="00D11B08" w14:paraId="01C3CE41"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F19C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BBB9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D11B08" w14:paraId="46D16D9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CC4B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76C7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D11B08" w14:paraId="2FD187CD"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63B4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C210D" w14:textId="77777777" w:rsidR="00D11B08" w:rsidRDefault="00D11B08">
            <w:pPr>
              <w:pStyle w:val="TableParagraph"/>
              <w:spacing w:before="6"/>
              <w:rPr>
                <w:rFonts w:ascii="Times New Roman" w:eastAsia="Times New Roman" w:hAnsi="Times New Roman" w:cs="Times New Roman"/>
                <w:sz w:val="19"/>
                <w:szCs w:val="19"/>
              </w:rPr>
            </w:pPr>
          </w:p>
          <w:p w14:paraId="228CD40E" w14:textId="77777777" w:rsidR="00D11B08" w:rsidRDefault="00D11B08">
            <w:pPr>
              <w:pStyle w:val="TableParagraph"/>
              <w:tabs>
                <w:tab w:val="left" w:pos="1277"/>
              </w:tabs>
              <w:spacing w:line="200" w:lineRule="atLeast"/>
              <w:ind w:left="373"/>
              <w:rPr>
                <w:rFonts w:ascii="Times New Roman" w:eastAsia="Times New Roman" w:hAnsi="Times New Roman" w:cs="Times New Roman"/>
                <w:sz w:val="20"/>
                <w:szCs w:val="20"/>
              </w:rPr>
            </w:pPr>
          </w:p>
          <w:p w14:paraId="0FAFD8E2" w14:textId="77777777" w:rsidR="00D11B08" w:rsidRDefault="006B02E9">
            <w:pPr>
              <w:rPr>
                <w:sz w:val="21"/>
                <w:szCs w:val="21"/>
                <w:lang w:eastAsia="zh-CN"/>
              </w:rPr>
            </w:pPr>
            <w:r>
              <w:rPr>
                <w:noProof/>
                <w:lang w:eastAsia="zh-CN"/>
              </w:rPr>
              <w:drawing>
                <wp:inline distT="0" distB="0" distL="0" distR="0" wp14:anchorId="211ECB76" wp14:editId="35702E62">
                  <wp:extent cx="4491355" cy="2122805"/>
                  <wp:effectExtent l="0" t="0" r="4445" b="0"/>
                  <wp:docPr id="412167410" name="图片 41216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7410" name="图片 412167410"/>
                          <pic:cNvPicPr>
                            <a:picLocks noChangeAspect="1"/>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4491355" cy="2122805"/>
                          </a:xfrm>
                          <a:prstGeom prst="rect">
                            <a:avLst/>
                          </a:prstGeom>
                        </pic:spPr>
                      </pic:pic>
                    </a:graphicData>
                  </a:graphic>
                </wp:inline>
              </w:drawing>
            </w:r>
            <w:r>
              <w:t xml:space="preserve"> </w:t>
            </w:r>
          </w:p>
          <w:p w14:paraId="682007A1"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642B775"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394E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84E638"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CCE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884B3AF" w14:textId="77777777" w:rsidR="00D11B08" w:rsidRDefault="006B02E9">
      <w:pPr>
        <w:pStyle w:val="3"/>
      </w:pPr>
      <w:bookmarkStart w:id="104" w:name="_Toc5208498"/>
      <w:bookmarkStart w:id="105" w:name="_Toc5192583"/>
      <w:bookmarkStart w:id="106" w:name="_Toc5206141"/>
      <w:bookmarkStart w:id="107" w:name="_Toc5632222"/>
      <w:bookmarkStart w:id="108" w:name="_Toc5206291"/>
      <w:r>
        <w:t>2.5.2 Automatic mode</w:t>
      </w:r>
      <w:bookmarkEnd w:id="104"/>
      <w:bookmarkEnd w:id="105"/>
      <w:bookmarkEnd w:id="106"/>
      <w:bookmarkEnd w:id="107"/>
      <w:bookmarkEnd w:id="108"/>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Change w:id="109">
          <w:tblGrid>
            <w:gridCol w:w="50"/>
            <w:gridCol w:w="1491"/>
            <w:gridCol w:w="50"/>
            <w:gridCol w:w="1491"/>
            <w:gridCol w:w="1892"/>
            <w:gridCol w:w="50"/>
            <w:gridCol w:w="3610"/>
            <w:gridCol w:w="50"/>
            <w:gridCol w:w="3610"/>
          </w:tblGrid>
        </w:tblGridChange>
      </w:tblGrid>
      <w:tr w:rsidR="00D11B08" w14:paraId="1EA02F92"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E128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A53C2" w14:textId="77777777" w:rsidR="00D11B08" w:rsidRDefault="006B02E9">
            <w:pPr>
              <w:pStyle w:val="TableParagraph"/>
              <w:spacing w:line="222" w:lineRule="exact"/>
              <w:ind w:left="27" w:firstLineChars="50" w:firstLine="109"/>
              <w:rPr>
                <w:rFonts w:ascii="Times New Roman" w:eastAsia="Times New Roman" w:hAnsi="Times New Roman" w:cs="Times New Roman"/>
                <w:sz w:val="20"/>
                <w:szCs w:val="20"/>
              </w:rPr>
            </w:pPr>
            <w:commentRangeStart w:id="110"/>
            <w:r>
              <w:rPr>
                <w:rFonts w:ascii="Times New Roman" w:hAnsi="Times New Roman" w:cs="Times New Roman"/>
                <w:w w:val="110"/>
                <w:sz w:val="20"/>
                <w:lang w:eastAsia="zh-CN"/>
              </w:rPr>
              <w:t>Automatic mode</w:t>
            </w:r>
            <w:commentRangeEnd w:id="110"/>
            <w:r>
              <w:rPr>
                <w:rStyle w:val="af7"/>
                <w:rFonts w:eastAsiaTheme="minorEastAsia"/>
                <w:lang w:eastAsia="ja-JP"/>
              </w:rPr>
              <w:commentReference w:id="110"/>
            </w:r>
          </w:p>
        </w:tc>
      </w:tr>
      <w:tr w:rsidR="00D11B08" w14:paraId="3C70DF17"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DAFE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23623" w14:textId="77777777" w:rsidR="00D11B08" w:rsidRDefault="006B02E9">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3DB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FCEE4"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D11B08" w14:paraId="30BE94E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B3C2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AFE3B0"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Li </w:t>
            </w:r>
            <w:proofErr w:type="spellStart"/>
            <w:r>
              <w:rPr>
                <w:rFonts w:ascii="Times New Roman" w:eastAsiaTheme="minorEastAsia" w:hAnsi="Times New Roman" w:cs="Times New Roman"/>
                <w:sz w:val="20"/>
                <w:szCs w:val="20"/>
                <w:lang w:eastAsia="zh-CN"/>
              </w:rPr>
              <w:t>Yuanjin</w:t>
            </w:r>
            <w:proofErr w:type="spellEnd"/>
          </w:p>
        </w:tc>
      </w:tr>
      <w:tr w:rsidR="00D11B08" w14:paraId="0495145C"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3441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77BC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D11B08" w14:paraId="50787265"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3AB96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79628"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Power saving intelligently</w:t>
            </w:r>
          </w:p>
        </w:tc>
      </w:tr>
      <w:tr w:rsidR="00D11B08" w14:paraId="5011B92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C95B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71371"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Control the status of the light</w:t>
            </w:r>
          </w:p>
        </w:tc>
      </w:tr>
      <w:tr w:rsidR="00D11B08" w14:paraId="79D2A431"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FF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A4555" w14:textId="77777777" w:rsidR="00D11B08" w:rsidRDefault="006B02E9">
            <w:pPr>
              <w:pStyle w:val="TableParagraph"/>
              <w:spacing w:line="222" w:lineRule="exact"/>
              <w:ind w:left="27" w:firstLineChars="50" w:firstLine="100"/>
              <w:rPr>
                <w:rFonts w:ascii="Times New Roman" w:eastAsia="Times New Roman" w:hAnsi="Times New Roman" w:cs="Times New Roman"/>
                <w:sz w:val="20"/>
                <w:szCs w:val="20"/>
              </w:rPr>
            </w:pPr>
            <w:r>
              <w:rPr>
                <w:rFonts w:ascii="Times New Roman" w:eastAsia="Times New Roman" w:hAnsi="Times New Roman" w:cs="Times New Roman"/>
                <w:sz w:val="20"/>
                <w:szCs w:val="20"/>
              </w:rPr>
              <w:t>Automatically sets the state of the light.</w:t>
            </w:r>
          </w:p>
        </w:tc>
      </w:tr>
      <w:tr w:rsidR="00D11B08" w14:paraId="0BFA688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1F59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7A38E"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D11B08" w14:paraId="46A14D1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9239E" w14:textId="77777777" w:rsidR="00D11B08" w:rsidRDefault="006B02E9">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821B1"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D11B08" w14:paraId="7AF921E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17DB6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9BD89"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Automatic mode</w:t>
            </w:r>
          </w:p>
        </w:tc>
      </w:tr>
      <w:tr w:rsidR="00D11B08" w14:paraId="7CAF6A1C"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96CC4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7712C"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D735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D11B08" w14:paraId="23EC359B" w14:textId="77777777" w:rsidTr="00D11B08">
        <w:tblPrEx>
          <w:tblW w:w="12294" w:type="dxa"/>
          <w:tblInd w:w="106" w:type="dxa"/>
          <w:tblLayout w:type="fixed"/>
          <w:tblCellMar>
            <w:left w:w="0" w:type="dxa"/>
            <w:right w:w="0" w:type="dxa"/>
          </w:tblCellMar>
          <w:tblPrExChange w:id="111" w:author="Zhang Rui" w:date="2019-04-08T07:31:00Z">
            <w:tblPrEx>
              <w:tblW w:w="12294" w:type="dxa"/>
              <w:tblInd w:w="106" w:type="dxa"/>
              <w:tblLayout w:type="fixed"/>
              <w:tblCellMar>
                <w:left w:w="0" w:type="dxa"/>
                <w:right w:w="0" w:type="dxa"/>
              </w:tblCellMar>
            </w:tblPrEx>
          </w:tblPrExChange>
        </w:tblPrEx>
        <w:trPr>
          <w:gridAfter w:val="1"/>
          <w:wAfter w:w="3660" w:type="dxa"/>
          <w:trHeight w:hRule="exact" w:val="525"/>
          <w:trPrChange w:id="112" w:author="Zhang Rui" w:date="2019-04-08T07:31:00Z">
            <w:trPr>
              <w:gridBefore w:val="1"/>
              <w:gridAfter w:val="1"/>
              <w:wBefore w:w="30" w:type="dxa"/>
              <w:wAfter w:w="3630" w:type="dxa"/>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13" w:author="Zhang Rui" w:date="2019-04-08T07:31: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0869E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14" w:author="Zhang Rui" w:date="2019-04-08T07:31: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7729EB2"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 xml:space="preserve">erver </w:t>
            </w:r>
            <w:del w:id="115" w:author="Zhang Rui" w:date="2019-04-08T07:31:00Z">
              <w:r>
                <w:rPr>
                  <w:rFonts w:ascii="Times New Roman" w:eastAsiaTheme="minorEastAsia" w:hAnsi="Times New Roman" w:cs="Times New Roman"/>
                  <w:sz w:val="20"/>
                  <w:szCs w:val="20"/>
                  <w:lang w:eastAsia="zh-CN"/>
                </w:rPr>
                <w:delText xml:space="preserve">give </w:delText>
              </w:r>
            </w:del>
            <w:ins w:id="116" w:author="Zhang Rui" w:date="2019-04-08T07:31:00Z">
              <w:r>
                <w:rPr>
                  <w:rFonts w:ascii="Times New Roman" w:eastAsiaTheme="minorEastAsia" w:hAnsi="Times New Roman" w:cs="Times New Roman"/>
                  <w:sz w:val="20"/>
                  <w:szCs w:val="20"/>
                  <w:lang w:eastAsia="zh-CN"/>
                </w:rPr>
                <w:t xml:space="preserve">sends </w:t>
              </w:r>
            </w:ins>
            <w:r>
              <w:rPr>
                <w:rFonts w:ascii="Times New Roman" w:eastAsiaTheme="minorEastAsia" w:hAnsi="Times New Roman" w:cs="Times New Roman"/>
                <w:sz w:val="20"/>
                <w:szCs w:val="20"/>
                <w:lang w:eastAsia="zh-CN"/>
              </w:rPr>
              <w:t xml:space="preserve">a package of </w:t>
            </w:r>
            <w:del w:id="117" w:author="Zhang Rui" w:date="2019-04-08T07:31:00Z">
              <w:r>
                <w:rPr>
                  <w:rFonts w:ascii="Times New Roman" w:eastAsiaTheme="minorEastAsia" w:hAnsi="Times New Roman" w:cs="Times New Roman"/>
                  <w:sz w:val="20"/>
                  <w:szCs w:val="20"/>
                  <w:lang w:eastAsia="zh-CN"/>
                </w:rPr>
                <w:delText>the data</w:delText>
              </w:r>
            </w:del>
            <w:ins w:id="118" w:author="Zhang Rui" w:date="2019-04-08T07:31:00Z">
              <w:r>
                <w:rPr>
                  <w:rFonts w:ascii="Times New Roman" w:eastAsiaTheme="minorEastAsia" w:hAnsi="Times New Roman" w:cs="Times New Roman"/>
                  <w:sz w:val="20"/>
                  <w:szCs w:val="20"/>
                  <w:lang w:eastAsia="zh-CN"/>
                </w:rPr>
                <w:t>info</w:t>
              </w:r>
            </w:ins>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19" w:author="Zhang Rui" w:date="2019-04-08T07:31: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33F069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821E48E" w14:textId="77777777" w:rsidTr="00D11B08">
        <w:tblPrEx>
          <w:tblW w:w="12294" w:type="dxa"/>
          <w:tblInd w:w="106" w:type="dxa"/>
          <w:tblLayout w:type="fixed"/>
          <w:tblCellMar>
            <w:left w:w="0" w:type="dxa"/>
            <w:right w:w="0" w:type="dxa"/>
          </w:tblCellMar>
          <w:tblPrExChange w:id="120" w:author="Zhang Rui" w:date="2019-04-08T07:33:00Z">
            <w:tblPrEx>
              <w:tblW w:w="12294" w:type="dxa"/>
              <w:tblInd w:w="106" w:type="dxa"/>
              <w:tblLayout w:type="fixed"/>
              <w:tblCellMar>
                <w:left w:w="0" w:type="dxa"/>
                <w:right w:w="0" w:type="dxa"/>
              </w:tblCellMar>
            </w:tblPrEx>
          </w:tblPrExChange>
        </w:tblPrEx>
        <w:trPr>
          <w:gridAfter w:val="1"/>
          <w:wAfter w:w="3660" w:type="dxa"/>
          <w:trHeight w:hRule="exact" w:val="1142"/>
          <w:trPrChange w:id="121" w:author="Zhang Rui" w:date="2019-04-08T07:33:00Z">
            <w:trPr>
              <w:gridBefore w:val="1"/>
              <w:gridAfter w:val="1"/>
              <w:wBefore w:w="30" w:type="dxa"/>
              <w:wAfter w:w="3630" w:type="dxa"/>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22" w:author="Zhang Rui" w:date="2019-04-08T07:33: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37D14CF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23" w:author="Zhang Rui" w:date="2019-04-08T07:33: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3832993" w14:textId="77777777" w:rsidR="00D11B08" w:rsidRDefault="00D11B08">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24" w:author="Zhang Rui" w:date="2019-04-08T07:33: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9DED7EE" w14:textId="77777777" w:rsidR="00D11B08" w:rsidRDefault="006B02E9">
            <w:pPr>
              <w:rPr>
                <w:rFonts w:ascii="Times New Roman" w:hAnsi="Times New Roman" w:cs="Times New Roman"/>
                <w:sz w:val="20"/>
                <w:szCs w:val="20"/>
                <w:lang w:eastAsia="zh-CN"/>
              </w:rPr>
            </w:pPr>
            <w:del w:id="125" w:author="Zhang Rui" w:date="2019-04-08T07:32:00Z">
              <w:r>
                <w:rPr>
                  <w:rFonts w:ascii="Times New Roman" w:hAnsi="Times New Roman" w:cs="Times New Roman"/>
                  <w:sz w:val="20"/>
                  <w:szCs w:val="20"/>
                  <w:lang w:eastAsia="zh-CN"/>
                </w:rPr>
                <w:delText xml:space="preserve">Judge </w:delText>
              </w:r>
            </w:del>
            <w:ins w:id="126" w:author="Zhang Rui" w:date="2019-04-08T07:32:00Z">
              <w:r>
                <w:rPr>
                  <w:rFonts w:ascii="Times New Roman" w:hAnsi="Times New Roman" w:cs="Times New Roman"/>
                  <w:sz w:val="20"/>
                  <w:szCs w:val="20"/>
                  <w:lang w:eastAsia="zh-CN"/>
                </w:rPr>
                <w:t xml:space="preserve">IC verifies </w:t>
              </w:r>
            </w:ins>
            <w:r>
              <w:rPr>
                <w:rFonts w:ascii="Times New Roman" w:hAnsi="Times New Roman" w:cs="Times New Roman"/>
                <w:sz w:val="20"/>
                <w:szCs w:val="20"/>
                <w:lang w:eastAsia="zh-CN"/>
              </w:rPr>
              <w:t>the situation, check</w:t>
            </w:r>
            <w:ins w:id="127" w:author="Zhang Rui" w:date="2019-04-08T07:32:00Z">
              <w:r>
                <w:rPr>
                  <w:rFonts w:ascii="Times New Roman" w:hAnsi="Times New Roman" w:cs="Times New Roman"/>
                  <w:sz w:val="20"/>
                  <w:szCs w:val="20"/>
                  <w:lang w:eastAsia="zh-CN"/>
                </w:rPr>
                <w:t>s</w:t>
              </w:r>
            </w:ins>
            <w:r>
              <w:rPr>
                <w:rFonts w:ascii="Times New Roman" w:hAnsi="Times New Roman" w:cs="Times New Roman"/>
                <w:sz w:val="20"/>
                <w:szCs w:val="20"/>
                <w:lang w:eastAsia="zh-CN"/>
              </w:rPr>
              <w:t xml:space="preserve"> the priority and </w:t>
            </w:r>
            <w:del w:id="128" w:author="Zhang Rui" w:date="2019-04-08T07:32:00Z">
              <w:r>
                <w:rPr>
                  <w:rFonts w:ascii="Times New Roman" w:hAnsi="Times New Roman" w:cs="Times New Roman"/>
                  <w:sz w:val="20"/>
                  <w:szCs w:val="20"/>
                  <w:lang w:eastAsia="zh-CN"/>
                </w:rPr>
                <w:delText xml:space="preserve">instruction </w:delText>
              </w:r>
            </w:del>
            <w:proofErr w:type="spellStart"/>
            <w:ins w:id="129" w:author="Zhang Rui" w:date="2019-04-08T07:32:00Z">
              <w:r>
                <w:rPr>
                  <w:rFonts w:ascii="Times New Roman" w:hAnsi="Times New Roman" w:cs="Times New Roman"/>
                  <w:sz w:val="20"/>
                  <w:szCs w:val="20"/>
                  <w:lang w:eastAsia="zh-CN"/>
                </w:rPr>
                <w:t>ruls</w:t>
              </w:r>
              <w:proofErr w:type="spellEnd"/>
              <w:r>
                <w:rPr>
                  <w:rFonts w:ascii="Times New Roman" w:hAnsi="Times New Roman" w:cs="Times New Roman"/>
                  <w:sz w:val="20"/>
                  <w:szCs w:val="20"/>
                  <w:lang w:eastAsia="zh-CN"/>
                </w:rPr>
                <w:t xml:space="preserve">, then sends </w:t>
              </w:r>
            </w:ins>
            <w:commentRangeStart w:id="130"/>
            <w:del w:id="131" w:author="Zhang Rui" w:date="2019-04-08T07:32:00Z">
              <w:r>
                <w:rPr>
                  <w:rFonts w:ascii="Times New Roman" w:hAnsi="Times New Roman" w:cs="Times New Roman"/>
                  <w:sz w:val="20"/>
                  <w:szCs w:val="20"/>
                  <w:lang w:eastAsia="zh-CN"/>
                </w:rPr>
                <w:delText xml:space="preserve">and </w:delText>
              </w:r>
              <w:commentRangeStart w:id="132"/>
              <w:r>
                <w:rPr>
                  <w:rFonts w:ascii="Times New Roman" w:hAnsi="Times New Roman" w:cs="Times New Roman"/>
                  <w:sz w:val="20"/>
                  <w:szCs w:val="20"/>
                  <w:lang w:eastAsia="zh-CN"/>
                </w:rPr>
                <w:delText xml:space="preserve">give </w:delText>
              </w:r>
            </w:del>
            <w:r>
              <w:rPr>
                <w:rFonts w:ascii="Times New Roman" w:hAnsi="Times New Roman" w:cs="Times New Roman"/>
                <w:sz w:val="20"/>
                <w:szCs w:val="20"/>
                <w:lang w:eastAsia="zh-CN"/>
              </w:rPr>
              <w:t>the command</w:t>
            </w:r>
            <w:commentRangeEnd w:id="132"/>
            <w:r>
              <w:commentReference w:id="132"/>
            </w:r>
            <w:commentRangeEnd w:id="130"/>
            <w:r>
              <w:commentReference w:id="130"/>
            </w:r>
            <w:ins w:id="133" w:author="Zhang Rui" w:date="2019-04-08T07:32:00Z">
              <w:r>
                <w:rPr>
                  <w:rFonts w:ascii="Times New Roman" w:hAnsi="Times New Roman" w:cs="Times New Roman"/>
                  <w:sz w:val="20"/>
                  <w:szCs w:val="20"/>
                  <w:lang w:eastAsia="zh-CN"/>
                </w:rPr>
                <w:t xml:space="preserve"> to server</w:t>
              </w:r>
            </w:ins>
            <w:ins w:id="134" w:author="Zhang Rui" w:date="2019-04-08T07:33:00Z">
              <w:r>
                <w:rPr>
                  <w:rFonts w:ascii="Times New Roman" w:hAnsi="Times New Roman" w:cs="Times New Roman"/>
                  <w:sz w:val="20"/>
                  <w:szCs w:val="20"/>
                  <w:lang w:eastAsia="zh-CN"/>
                </w:rPr>
                <w:t xml:space="preserve"> (hardware ID included?)</w:t>
              </w:r>
            </w:ins>
          </w:p>
        </w:tc>
      </w:tr>
      <w:tr w:rsidR="00D11B08" w14:paraId="48AB46A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F49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3989B1"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w:t>
            </w:r>
            <w:commentRangeStart w:id="135"/>
            <w:r>
              <w:rPr>
                <w:rFonts w:ascii="Times New Roman" w:eastAsiaTheme="minorEastAsia" w:hAnsi="Times New Roman" w:cs="Times New Roman"/>
                <w:sz w:val="20"/>
                <w:szCs w:val="20"/>
                <w:lang w:eastAsia="zh-CN"/>
              </w:rPr>
              <w:t xml:space="preserve"> time in a minute</w:t>
            </w:r>
            <w:commentRangeEnd w:id="135"/>
            <w:r>
              <w:commentReference w:id="135"/>
            </w:r>
          </w:p>
        </w:tc>
        <w:tc>
          <w:tcPr>
            <w:tcW w:w="3660" w:type="dxa"/>
          </w:tcPr>
          <w:p w14:paraId="22EBBC80" w14:textId="77777777" w:rsidR="00D11B08" w:rsidRDefault="00D11B08"/>
        </w:tc>
      </w:tr>
      <w:tr w:rsidR="00D11B08" w14:paraId="5791845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156F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14E3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D11B08" w14:paraId="329777F3"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EF5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DED72" w14:textId="77777777" w:rsidR="00D11B08" w:rsidRDefault="006B02E9">
            <w:pPr>
              <w:pStyle w:val="TableParagraph"/>
              <w:spacing w:line="222" w:lineRule="exact"/>
              <w:ind w:left="27"/>
              <w:rPr>
                <w:rFonts w:ascii="Times New Roman" w:eastAsia="Times New Roman" w:hAnsi="Times New Roman" w:cs="Times New Roman"/>
                <w:sz w:val="20"/>
                <w:szCs w:val="20"/>
              </w:rPr>
            </w:pPr>
            <w:commentRangeStart w:id="136"/>
            <w:commentRangeStart w:id="137"/>
            <w:r>
              <w:rPr>
                <w:rFonts w:ascii="Times New Roman" w:hAnsi="Times New Roman" w:cs="Times New Roman"/>
                <w:w w:val="110"/>
                <w:sz w:val="20"/>
                <w:szCs w:val="20"/>
              </w:rPr>
              <w:t>The</w:t>
            </w:r>
            <w:r>
              <w:rPr>
                <w:rFonts w:ascii="Times New Roman" w:hAnsi="Times New Roman" w:cs="Times New Roman"/>
                <w:spacing w:val="6"/>
                <w:w w:val="110"/>
                <w:sz w:val="20"/>
                <w:szCs w:val="20"/>
              </w:rPr>
              <w:t xml:space="preserve"> </w:t>
            </w:r>
            <w:r>
              <w:rPr>
                <w:rFonts w:ascii="Times New Roman" w:hAnsi="Times New Roman" w:cs="Times New Roman"/>
                <w:w w:val="110"/>
                <w:sz w:val="20"/>
                <w:szCs w:val="20"/>
              </w:rPr>
              <w:t>project</w:t>
            </w:r>
            <w:r>
              <w:rPr>
                <w:rFonts w:ascii="Times New Roman" w:hAnsi="Times New Roman" w:cs="Times New Roman"/>
                <w:spacing w:val="5"/>
                <w:w w:val="110"/>
                <w:sz w:val="20"/>
                <w:szCs w:val="20"/>
              </w:rPr>
              <w:t xml:space="preserve"> </w:t>
            </w:r>
            <w:r>
              <w:rPr>
                <w:rFonts w:ascii="Times New Roman" w:hAnsi="Times New Roman" w:cs="Times New Roman"/>
                <w:w w:val="110"/>
                <w:sz w:val="20"/>
                <w:szCs w:val="20"/>
              </w:rPr>
              <w:t>assignment</w:t>
            </w:r>
            <w:r>
              <w:rPr>
                <w:rFonts w:ascii="Times New Roman" w:hAnsi="Times New Roman" w:cs="Times New Roman"/>
                <w:spacing w:val="8"/>
                <w:w w:val="110"/>
                <w:sz w:val="20"/>
                <w:szCs w:val="20"/>
              </w:rPr>
              <w:t xml:space="preserve"> </w:t>
            </w:r>
            <w:r>
              <w:rPr>
                <w:rFonts w:ascii="Times New Roman" w:hAnsi="Times New Roman" w:cs="Times New Roman"/>
                <w:w w:val="110"/>
                <w:sz w:val="20"/>
                <w:szCs w:val="20"/>
              </w:rPr>
              <w:t>is</w:t>
            </w:r>
            <w:r>
              <w:rPr>
                <w:rFonts w:ascii="Times New Roman" w:hAnsi="Times New Roman" w:cs="Times New Roman"/>
                <w:spacing w:val="8"/>
                <w:w w:val="110"/>
                <w:sz w:val="20"/>
                <w:szCs w:val="20"/>
              </w:rPr>
              <w:t xml:space="preserve"> </w:t>
            </w:r>
            <w:r>
              <w:rPr>
                <w:rFonts w:ascii="Times New Roman" w:hAnsi="Times New Roman" w:cs="Times New Roman"/>
                <w:spacing w:val="-1"/>
                <w:w w:val="110"/>
                <w:sz w:val="20"/>
                <w:szCs w:val="20"/>
              </w:rPr>
              <w:t>c</w:t>
            </w:r>
            <w:r>
              <w:rPr>
                <w:rFonts w:ascii="Times New Roman" w:hAnsi="Times New Roman" w:cs="Times New Roman"/>
                <w:spacing w:val="-2"/>
                <w:w w:val="110"/>
                <w:sz w:val="20"/>
                <w:szCs w:val="20"/>
              </w:rPr>
              <w:t>r</w:t>
            </w:r>
            <w:r>
              <w:rPr>
                <w:rFonts w:ascii="Times New Roman" w:hAnsi="Times New Roman" w:cs="Times New Roman"/>
                <w:spacing w:val="-1"/>
                <w:w w:val="110"/>
                <w:sz w:val="20"/>
                <w:szCs w:val="20"/>
              </w:rPr>
              <w:t>ea</w:t>
            </w:r>
            <w:r>
              <w:rPr>
                <w:rFonts w:ascii="Times New Roman" w:hAnsi="Times New Roman" w:cs="Times New Roman"/>
                <w:spacing w:val="-2"/>
                <w:w w:val="110"/>
                <w:sz w:val="20"/>
                <w:szCs w:val="20"/>
              </w:rPr>
              <w:t>t</w:t>
            </w:r>
            <w:r>
              <w:rPr>
                <w:rFonts w:ascii="Times New Roman" w:hAnsi="Times New Roman" w:cs="Times New Roman"/>
                <w:spacing w:val="-1"/>
                <w:w w:val="110"/>
                <w:sz w:val="20"/>
                <w:szCs w:val="20"/>
              </w:rPr>
              <w:t>ed</w:t>
            </w:r>
            <w:commentRangeEnd w:id="136"/>
            <w:r>
              <w:commentReference w:id="136"/>
            </w:r>
            <w:commentRangeEnd w:id="137"/>
            <w:r>
              <w:rPr>
                <w:rStyle w:val="af7"/>
                <w:rFonts w:eastAsiaTheme="minorEastAsia"/>
                <w:lang w:eastAsia="ja-JP"/>
              </w:rPr>
              <w:commentReference w:id="137"/>
            </w:r>
          </w:p>
        </w:tc>
      </w:tr>
      <w:tr w:rsidR="00D11B08" w14:paraId="73A14CD4"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E1807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A313F"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1" locked="0" layoutInCell="1" allowOverlap="1" wp14:anchorId="2BB02824" wp14:editId="2000ABF2">
                  <wp:simplePos x="0" y="0"/>
                  <wp:positionH relativeFrom="column">
                    <wp:posOffset>-13970</wp:posOffset>
                  </wp:positionH>
                  <wp:positionV relativeFrom="paragraph">
                    <wp:posOffset>30480</wp:posOffset>
                  </wp:positionV>
                  <wp:extent cx="4491355" cy="3123565"/>
                  <wp:effectExtent l="0" t="0" r="4445"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1355" cy="3123565"/>
                          </a:xfrm>
                          <a:prstGeom prst="rect">
                            <a:avLst/>
                          </a:prstGeom>
                        </pic:spPr>
                      </pic:pic>
                    </a:graphicData>
                  </a:graphic>
                </wp:anchor>
              </w:drawing>
            </w:r>
          </w:p>
          <w:p w14:paraId="1F0FF376" w14:textId="77777777" w:rsidR="00D11B08" w:rsidRDefault="00D11B08">
            <w:pPr>
              <w:pStyle w:val="TableParagraph"/>
              <w:tabs>
                <w:tab w:val="left" w:pos="1277"/>
              </w:tabs>
              <w:spacing w:line="200" w:lineRule="atLeast"/>
              <w:ind w:left="373"/>
              <w:rPr>
                <w:rFonts w:ascii="Times New Roman" w:eastAsia="Times New Roman" w:hAnsi="Times New Roman" w:cs="Times New Roman"/>
                <w:sz w:val="20"/>
                <w:szCs w:val="20"/>
              </w:rPr>
            </w:pPr>
          </w:p>
          <w:p w14:paraId="41FBCAD6"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0132EA8"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D601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C54F5"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4057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AF196E2" w14:textId="77777777" w:rsidR="00D11B08" w:rsidRDefault="006B02E9">
      <w:pPr>
        <w:pStyle w:val="3"/>
      </w:pPr>
      <w:bookmarkStart w:id="138" w:name="_Toc5632223"/>
      <w:bookmarkStart w:id="139" w:name="_Toc5192584"/>
      <w:bookmarkStart w:id="140" w:name="_Toc5206292"/>
      <w:bookmarkStart w:id="141" w:name="_Toc5206142"/>
      <w:bookmarkStart w:id="142" w:name="_Toc5208499"/>
      <w:r>
        <w:t>2.5.3 Command-light mode</w:t>
      </w:r>
      <w:bookmarkEnd w:id="138"/>
      <w:bookmarkEnd w:id="139"/>
      <w:bookmarkEnd w:id="140"/>
      <w:bookmarkEnd w:id="141"/>
      <w:bookmarkEnd w:id="142"/>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D11B08" w14:paraId="501E4D27"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62A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FC46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i/>
                <w:w w:val="110"/>
                <w:sz w:val="20"/>
              </w:rPr>
              <w:t xml:space="preserve"> </w:t>
            </w:r>
            <w:r>
              <w:rPr>
                <w:rFonts w:ascii="Times New Roman" w:eastAsia="宋体" w:hAnsi="Times New Roman" w:cs="Times New Roman" w:hint="eastAsia"/>
                <w:w w:val="110"/>
                <w:sz w:val="20"/>
                <w:lang w:eastAsia="zh-CN"/>
              </w:rPr>
              <w:t>Command-light</w:t>
            </w:r>
            <w:r>
              <w:rPr>
                <w:rFonts w:ascii="Times New Roman" w:hAnsi="Times New Roman" w:cs="Times New Roman"/>
                <w:w w:val="110"/>
                <w:sz w:val="20"/>
                <w:lang w:eastAsia="zh-CN"/>
              </w:rPr>
              <w:t xml:space="preserve"> mode</w:t>
            </w:r>
          </w:p>
        </w:tc>
      </w:tr>
      <w:tr w:rsidR="00D11B08" w14:paraId="420058EA"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2B1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711E3" w14:textId="77777777" w:rsidR="00D11B08" w:rsidRDefault="006B02E9">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61B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204D6"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hint="eastAsia"/>
                <w:i/>
                <w:spacing w:val="-1"/>
                <w:w w:val="105"/>
                <w:sz w:val="20"/>
                <w:lang w:eastAsia="zh-CN"/>
              </w:rPr>
              <w:t>31</w:t>
            </w:r>
          </w:p>
        </w:tc>
      </w:tr>
      <w:tr w:rsidR="00D11B08" w14:paraId="09229F78"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FD4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60C998" w14:textId="77777777" w:rsidR="00D11B08" w:rsidRDefault="006B02E9">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proofErr w:type="spellStart"/>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roofErr w:type="spellEnd"/>
          </w:p>
        </w:tc>
      </w:tr>
      <w:tr w:rsidR="00D11B08" w14:paraId="05B7A00E"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4C6A8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E9B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D11B08" w14:paraId="21CA6245"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83E17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DB521"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T</w:t>
            </w:r>
            <w:r>
              <w:rPr>
                <w:rFonts w:ascii="Times New Roman" w:eastAsiaTheme="minorEastAsia" w:hAnsi="Times New Roman" w:cs="Times New Roman" w:hint="eastAsia"/>
                <w:sz w:val="20"/>
                <w:szCs w:val="20"/>
                <w:lang w:eastAsia="zh-CN"/>
              </w:rPr>
              <w:t>urn the light on or off correctly</w:t>
            </w:r>
            <w:r>
              <w:rPr>
                <w:rFonts w:ascii="Times New Roman" w:eastAsiaTheme="minorEastAsia" w:hAnsi="Times New Roman" w:cs="Times New Roman"/>
                <w:sz w:val="20"/>
                <w:szCs w:val="20"/>
                <w:lang w:eastAsia="zh-CN"/>
              </w:rPr>
              <w:t xml:space="preserve"> </w:t>
            </w:r>
            <w:r>
              <w:rPr>
                <w:rFonts w:ascii="Times New Roman" w:eastAsiaTheme="minorEastAsia" w:hAnsi="Times New Roman" w:cs="Times New Roman" w:hint="eastAsia"/>
                <w:sz w:val="20"/>
                <w:szCs w:val="20"/>
                <w:lang w:eastAsia="zh-CN"/>
              </w:rPr>
              <w:t>by</w:t>
            </w:r>
            <w:r>
              <w:rPr>
                <w:rFonts w:ascii="Times New Roman" w:eastAsiaTheme="minorEastAsia" w:hAnsi="Times New Roman" w:cs="Times New Roman"/>
                <w:sz w:val="20"/>
                <w:szCs w:val="20"/>
                <w:lang w:eastAsia="zh-CN"/>
              </w:rPr>
              <w:t xml:space="preserve"> instruction</w:t>
            </w:r>
            <w:r>
              <w:rPr>
                <w:rFonts w:ascii="Times New Roman" w:eastAsiaTheme="minorEastAsia" w:hAnsi="Times New Roman" w:cs="Times New Roman" w:hint="eastAsia"/>
                <w:sz w:val="20"/>
                <w:szCs w:val="20"/>
                <w:lang w:eastAsia="zh-CN"/>
              </w:rPr>
              <w:t xml:space="preserve"> </w:t>
            </w:r>
          </w:p>
        </w:tc>
      </w:tr>
      <w:tr w:rsidR="00D11B08" w14:paraId="6E91A8A4"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8BC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6B16D"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Change the status of the light or give the error report</w:t>
            </w:r>
          </w:p>
        </w:tc>
      </w:tr>
      <w:tr w:rsidR="00D11B08" w14:paraId="00B64B2F" w14:textId="77777777">
        <w:trPr>
          <w:gridAfter w:val="1"/>
          <w:wAfter w:w="20" w:type="dxa"/>
          <w:trHeight w:hRule="exact" w:val="50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F9A2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C8DC40" w14:textId="77777777" w:rsidR="00D11B08" w:rsidRDefault="006B02E9">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 user issues a</w:t>
            </w:r>
            <w:r>
              <w:rPr>
                <w:rFonts w:ascii="Times New Roman" w:eastAsia="宋体" w:hAnsi="Times New Roman" w:cs="Times New Roman"/>
                <w:sz w:val="20"/>
                <w:szCs w:val="20"/>
                <w:lang w:eastAsia="zh-CN"/>
              </w:rPr>
              <w:t>n instruction</w:t>
            </w:r>
            <w:r>
              <w:rPr>
                <w:rFonts w:ascii="Times New Roman" w:eastAsia="宋体" w:hAnsi="Times New Roman" w:cs="Times New Roman" w:hint="eastAsia"/>
                <w:sz w:val="20"/>
                <w:szCs w:val="20"/>
                <w:lang w:eastAsia="zh-CN"/>
              </w:rPr>
              <w:t xml:space="preserve"> to change the light through the </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erver, 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 xml:space="preserve">(our system) make a judgement and return the </w:t>
            </w:r>
            <w:r>
              <w:rPr>
                <w:rFonts w:ascii="Times New Roman" w:eastAsia="宋体" w:hAnsi="Times New Roman" w:cs="Times New Roman"/>
                <w:sz w:val="20"/>
                <w:szCs w:val="20"/>
                <w:lang w:eastAsia="zh-CN"/>
              </w:rPr>
              <w:t>result</w:t>
            </w:r>
            <w:r>
              <w:rPr>
                <w:rFonts w:ascii="Times New Roman" w:eastAsia="宋体" w:hAnsi="Times New Roman" w:cs="Times New Roman" w:hint="eastAsia"/>
                <w:sz w:val="20"/>
                <w:szCs w:val="20"/>
                <w:lang w:eastAsia="zh-CN"/>
              </w:rPr>
              <w:t>.</w:t>
            </w:r>
          </w:p>
        </w:tc>
      </w:tr>
      <w:tr w:rsidR="00D11B08" w14:paraId="0C2D3021"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F0B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9C310"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D11B08" w14:paraId="1C0713B2"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C2A72" w14:textId="77777777" w:rsidR="00D11B08" w:rsidRDefault="006B02E9">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523B1" w14:textId="77777777" w:rsidR="00D11B08" w:rsidRDefault="006B02E9">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Someone gives an instruction to change the status of the light.</w:t>
            </w:r>
          </w:p>
        </w:tc>
      </w:tr>
      <w:tr w:rsidR="00D11B08" w14:paraId="175A65FB"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8B57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B0452B"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D11B08" w14:paraId="2FD833E7" w14:textId="77777777">
        <w:trPr>
          <w:gridAfter w:val="1"/>
          <w:wAfter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6FC1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2CBA3"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B03A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D11B08" w14:paraId="70623705" w14:textId="77777777">
        <w:trPr>
          <w:gridAfter w:val="1"/>
          <w:wAfter w:w="20" w:type="dxa"/>
          <w:trHeight w:hRule="exact" w:val="50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BDFA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03FD2" w14:textId="77777777" w:rsidR="00D11B08" w:rsidRDefault="006B02E9">
            <w:pPr>
              <w:pStyle w:val="TableParagraph"/>
              <w:spacing w:line="222" w:lineRule="exact"/>
              <w:ind w:left="27"/>
              <w:rPr>
                <w:rFonts w:ascii="Times New Roman" w:hAnsi="Times New Roman" w:cs="Times New Roman"/>
                <w:sz w:val="18"/>
                <w:szCs w:val="18"/>
                <w:lang w:eastAsia="zh-CN"/>
              </w:rPr>
            </w:pPr>
            <w:r>
              <w:rPr>
                <w:rFonts w:ascii="Times New Roman" w:hAnsi="Times New Roman" w:cs="Times New Roman" w:hint="eastAsia"/>
                <w:sz w:val="18"/>
                <w:szCs w:val="18"/>
                <w:lang w:eastAsia="zh-CN"/>
              </w:rPr>
              <w:t xml:space="preserve">Server: Send instruction to </w:t>
            </w:r>
            <w:r>
              <w:rPr>
                <w:rFonts w:ascii="Times New Roman" w:hAnsi="Times New Roman" w:cs="Times New Roman"/>
                <w:sz w:val="18"/>
                <w:szCs w:val="18"/>
                <w:lang w:eastAsia="zh-CN"/>
              </w:rPr>
              <w:t xml:space="preserve">change the state </w:t>
            </w:r>
          </w:p>
          <w:p w14:paraId="792D24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z w:val="18"/>
                <w:szCs w:val="18"/>
                <w:lang w:eastAsia="zh-CN"/>
              </w:rPr>
              <w:t>of the light</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E0C13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684414B4" w14:textId="77777777">
        <w:trPr>
          <w:gridAfter w:val="1"/>
          <w:wAfter w:w="20" w:type="dxa"/>
          <w:trHeight w:hRule="exact" w:val="699"/>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5B04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A972F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CEE70" w14:textId="77777777" w:rsidR="00D11B08" w:rsidRDefault="006B02E9">
            <w:pPr>
              <w:rPr>
                <w:rFonts w:ascii="Times New Roman" w:hAnsi="Times New Roman" w:cs="Times New Roman"/>
              </w:rPr>
            </w:pPr>
            <w:r>
              <w:rPr>
                <w:rFonts w:ascii="Times New Roman" w:hAnsi="Times New Roman" w:cs="Times New Roman"/>
                <w:sz w:val="20"/>
                <w:szCs w:val="20"/>
                <w:lang w:eastAsia="zh-CN"/>
              </w:rPr>
              <w:t>Check the priority and instruction and make a decision back to the server</w:t>
            </w:r>
          </w:p>
        </w:tc>
      </w:tr>
      <w:tr w:rsidR="00D11B08" w14:paraId="75BC33E5"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B2B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96172"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D11B08" w14:paraId="69B11F5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FBE2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F59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D11B08" w14:paraId="3238D4A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B207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A793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D11B08" w14:paraId="2EC0C755" w14:textId="77777777">
        <w:trPr>
          <w:gridBefore w:val="1"/>
          <w:wBefore w:w="20" w:type="dxa"/>
          <w:trHeight w:hRule="exact" w:val="51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1C6F4"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A6DC2"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54D12599" wp14:editId="769C51BE">
                  <wp:simplePos x="0" y="0"/>
                  <wp:positionH relativeFrom="column">
                    <wp:posOffset>22860</wp:posOffset>
                  </wp:positionH>
                  <wp:positionV relativeFrom="paragraph">
                    <wp:posOffset>150495</wp:posOffset>
                  </wp:positionV>
                  <wp:extent cx="4425950" cy="3044825"/>
                  <wp:effectExtent l="0" t="0" r="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5772" cy="3044791"/>
                          </a:xfrm>
                          <a:prstGeom prst="rect">
                            <a:avLst/>
                          </a:prstGeom>
                        </pic:spPr>
                      </pic:pic>
                    </a:graphicData>
                  </a:graphic>
                </wp:anchor>
              </w:drawing>
            </w:r>
          </w:p>
          <w:p w14:paraId="22D193A1" w14:textId="77777777" w:rsidR="00D11B08" w:rsidRDefault="00D11B08">
            <w:pPr>
              <w:pStyle w:val="TableParagraph"/>
              <w:tabs>
                <w:tab w:val="left" w:pos="1277"/>
              </w:tabs>
              <w:spacing w:line="200" w:lineRule="atLeast"/>
              <w:ind w:left="373"/>
              <w:rPr>
                <w:rFonts w:ascii="Times New Roman" w:eastAsia="Times New Roman" w:hAnsi="Times New Roman" w:cs="Times New Roman"/>
                <w:sz w:val="20"/>
                <w:szCs w:val="20"/>
              </w:rPr>
            </w:pPr>
          </w:p>
          <w:p w14:paraId="5D194D8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2F7C079" w14:textId="77777777">
        <w:trPr>
          <w:gridBefore w:val="1"/>
          <w:wBefore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BC8B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F0CB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776DD"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759FA0AB" w14:textId="77777777" w:rsidR="00D11B08" w:rsidRDefault="006B02E9">
      <w:pPr>
        <w:pStyle w:val="3"/>
      </w:pPr>
      <w:bookmarkStart w:id="143" w:name="_Toc5206293"/>
      <w:bookmarkStart w:id="144" w:name="_Toc5206143"/>
      <w:bookmarkStart w:id="145" w:name="_Toc5632224"/>
      <w:bookmarkStart w:id="146" w:name="_Toc5192585"/>
      <w:bookmarkStart w:id="147" w:name="_Toc5208500"/>
      <w:r>
        <w:t>2.5.4 Time setting mode</w:t>
      </w:r>
      <w:bookmarkEnd w:id="143"/>
      <w:bookmarkEnd w:id="144"/>
      <w:bookmarkEnd w:id="145"/>
      <w:bookmarkEnd w:id="146"/>
      <w:bookmarkEnd w:id="1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FB335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3C19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6F6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 xml:space="preserve"> </w:t>
            </w:r>
            <w:r>
              <w:rPr>
                <w:rFonts w:ascii="Times New Roman" w:eastAsia="宋体" w:hAnsi="Times New Roman" w:cs="Times New Roman" w:hint="eastAsia"/>
                <w:w w:val="110"/>
                <w:sz w:val="20"/>
                <w:lang w:eastAsia="zh-CN"/>
              </w:rPr>
              <w:t>Time setting</w:t>
            </w:r>
            <w:r>
              <w:rPr>
                <w:rFonts w:ascii="Times New Roman" w:hAnsi="Times New Roman" w:cs="Times New Roman"/>
                <w:w w:val="110"/>
                <w:sz w:val="20"/>
                <w:lang w:eastAsia="zh-CN"/>
              </w:rPr>
              <w:t xml:space="preserve"> mode</w:t>
            </w:r>
          </w:p>
        </w:tc>
      </w:tr>
      <w:tr w:rsidR="00D11B08" w14:paraId="4D7A3C7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28EF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048330" w14:textId="77777777" w:rsidR="00D11B08" w:rsidRDefault="006B02E9">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984E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C822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2019.3</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31</w:t>
            </w:r>
          </w:p>
        </w:tc>
      </w:tr>
      <w:tr w:rsidR="00D11B08" w14:paraId="428E4C6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F1DE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A7A2F"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proofErr w:type="spellStart"/>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roofErr w:type="spellEnd"/>
          </w:p>
        </w:tc>
      </w:tr>
      <w:tr w:rsidR="00D11B08" w14:paraId="07D3DC2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67BB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94E2F6"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spacing w:val="-1"/>
                <w:w w:val="110"/>
                <w:sz w:val="20"/>
              </w:rPr>
              <w:t xml:space="preserve"> </w:t>
            </w:r>
            <w:r>
              <w:rPr>
                <w:rFonts w:ascii="Times New Roman" w:hAnsi="Times New Roman" w:cs="Times New Roman"/>
                <w:i/>
                <w:spacing w:val="-1"/>
                <w:w w:val="110"/>
                <w:sz w:val="20"/>
                <w:lang w:eastAsia="zh-CN"/>
              </w:rPr>
              <w:t>Requirement</w:t>
            </w:r>
          </w:p>
        </w:tc>
      </w:tr>
      <w:tr w:rsidR="00D11B08" w14:paraId="44F6773D" w14:textId="77777777">
        <w:trPr>
          <w:trHeight w:hRule="exact" w:val="82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15D0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B5486" w14:textId="77777777" w:rsidR="00D11B08" w:rsidRDefault="006B02E9">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or administrator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command change the state.</w:t>
            </w:r>
          </w:p>
        </w:tc>
      </w:tr>
      <w:tr w:rsidR="00D11B08" w14:paraId="27DC1CF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941D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6FB76A"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w:t>
            </w:r>
            <w:r>
              <w:rPr>
                <w:rFonts w:ascii="Times New Roman" w:hAnsi="Times New Roman" w:cs="Times New Roman"/>
                <w:w w:val="105"/>
                <w:sz w:val="20"/>
                <w:lang w:eastAsia="zh-CN"/>
              </w:rPr>
              <w:t>S</w:t>
            </w:r>
            <w:r>
              <w:rPr>
                <w:rFonts w:ascii="Times New Roman" w:hAnsi="Times New Roman" w:cs="Times New Roman" w:hint="eastAsia"/>
                <w:w w:val="105"/>
                <w:sz w:val="20"/>
                <w:lang w:eastAsia="zh-CN"/>
              </w:rPr>
              <w:t>et</w:t>
            </w:r>
            <w:r>
              <w:rPr>
                <w:rFonts w:ascii="Times New Roman" w:hAnsi="Times New Roman" w:cs="Times New Roman"/>
                <w:w w:val="105"/>
                <w:sz w:val="20"/>
                <w:lang w:eastAsia="zh-CN"/>
              </w:rPr>
              <w:t xml:space="preserve"> </w:t>
            </w:r>
            <w:r>
              <w:rPr>
                <w:rFonts w:ascii="Times New Roman" w:eastAsiaTheme="minorEastAsia" w:hAnsi="Times New Roman" w:cs="Times New Roman" w:hint="eastAsia"/>
                <w:sz w:val="20"/>
                <w:szCs w:val="20"/>
                <w:lang w:eastAsia="zh-CN"/>
              </w:rPr>
              <w:t>the time period</w:t>
            </w:r>
          </w:p>
        </w:tc>
      </w:tr>
      <w:tr w:rsidR="00D11B08" w14:paraId="17DA2B79"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050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2E1D3E" w14:textId="77777777" w:rsidR="00D11B08" w:rsidRDefault="006B02E9">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n</w:t>
            </w:r>
            <w:r>
              <w:rPr>
                <w:rFonts w:ascii="Times New Roman" w:eastAsia="宋体" w:hAnsi="Times New Roman" w:cs="Times New Roman" w:hint="eastAsia"/>
                <w:sz w:val="20"/>
                <w:szCs w:val="20"/>
                <w:lang w:eastAsia="zh-CN"/>
              </w:rPr>
              <w:t xml:space="preserve"> </w:t>
            </w:r>
            <w:r>
              <w:rPr>
                <w:rFonts w:ascii="Times New Roman" w:eastAsiaTheme="minorEastAsia" w:hAnsi="Times New Roman" w:cs="Times New Roman" w:hint="eastAsia"/>
                <w:sz w:val="20"/>
                <w:szCs w:val="20"/>
                <w:lang w:eastAsia="zh-CN"/>
              </w:rPr>
              <w:t>administrator</w:t>
            </w:r>
            <w:r>
              <w:rPr>
                <w:rFonts w:ascii="Times New Roman" w:eastAsia="宋体" w:hAnsi="Times New Roman" w:cs="Times New Roman" w:hint="eastAsia"/>
                <w:sz w:val="20"/>
                <w:szCs w:val="20"/>
                <w:lang w:eastAsia="zh-CN"/>
              </w:rPr>
              <w:t xml:space="preserve"> issues a command to change the time periods through the Server, </w:t>
            </w:r>
          </w:p>
          <w:p w14:paraId="6A2490F6"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D11B08" w14:paraId="4C0769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28F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18991"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hAnsi="Times New Roman" w:cs="Times New Roman"/>
              </w:rPr>
              <w:t>S</w:t>
            </w:r>
            <w:r>
              <w:rPr>
                <w:rFonts w:ascii="Times New Roman" w:hAnsi="Times New Roman" w:cs="Times New Roman" w:hint="eastAsia"/>
                <w:lang w:eastAsia="zh-CN"/>
              </w:rPr>
              <w:t>erver</w:t>
            </w:r>
          </w:p>
        </w:tc>
      </w:tr>
      <w:tr w:rsidR="00D11B08" w14:paraId="53BD172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1B28F" w14:textId="77777777" w:rsidR="00D11B08" w:rsidRDefault="006B02E9">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C0BCA" w14:textId="77777777" w:rsidR="00D11B08" w:rsidRDefault="006B02E9">
            <w:pPr>
              <w:pStyle w:val="TableParagraph"/>
              <w:spacing w:line="222" w:lineRule="exact"/>
              <w:ind w:left="83"/>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 command to change the time periods</w:t>
            </w:r>
          </w:p>
        </w:tc>
      </w:tr>
      <w:tr w:rsidR="00D11B08" w14:paraId="1770E7A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F0E8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D7AE7" w14:textId="77777777" w:rsidR="00D11B08" w:rsidRDefault="006B02E9">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command came from an administrator.</w:t>
            </w:r>
          </w:p>
        </w:tc>
      </w:tr>
      <w:tr w:rsidR="00D11B08" w14:paraId="4285C04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73D58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43A9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7BD4A"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D11B08" w14:paraId="780A212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F7D6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B998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EF06B"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D5D9764" w14:textId="77777777">
        <w:trPr>
          <w:trHeight w:hRule="exact" w:val="73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768D4" w14:textId="77777777" w:rsidR="00D11B08" w:rsidRDefault="006B02E9">
            <w:pPr>
              <w:pStyle w:val="TableParagraph"/>
              <w:spacing w:line="222" w:lineRule="exact"/>
              <w:ind w:right="25"/>
              <w:jc w:val="right"/>
              <w:rPr>
                <w:rFonts w:ascii="Times New Roman" w:hAnsi="Times New Roman" w:cs="Times New Roman"/>
                <w:w w:val="110"/>
                <w:sz w:val="20"/>
                <w:lang w:eastAsia="zh-CN"/>
              </w:rPr>
            </w:pPr>
            <w:r>
              <w:rPr>
                <w:rFonts w:ascii="Times New Roman" w:hAnsi="Times New Roman" w:cs="Times New Roman"/>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D70BF"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B2028" w14:textId="77777777" w:rsidR="00D11B08" w:rsidRDefault="006B02E9">
            <w:pPr>
              <w:ind w:leftChars="50" w:left="12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D11B08" w14:paraId="1D07EB4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5B0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95112"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D11B08" w14:paraId="4D10FC6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A68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D33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D11B08" w14:paraId="746115A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EC4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5ED6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D11B08" w14:paraId="224F0978"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8993D2"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8B06F" w14:textId="77777777" w:rsidR="00D11B08" w:rsidRDefault="00D11B08">
            <w:pPr>
              <w:pStyle w:val="TableParagraph"/>
              <w:spacing w:before="6"/>
              <w:rPr>
                <w:rFonts w:ascii="Times New Roman" w:eastAsia="Times New Roman" w:hAnsi="Times New Roman" w:cs="Times New Roman"/>
                <w:sz w:val="19"/>
                <w:szCs w:val="19"/>
              </w:rPr>
            </w:pPr>
          </w:p>
          <w:p w14:paraId="1A9587AA" w14:textId="77777777" w:rsidR="00D11B08" w:rsidRDefault="00D11B08">
            <w:pPr>
              <w:pStyle w:val="TableParagraph"/>
              <w:tabs>
                <w:tab w:val="left" w:pos="1277"/>
              </w:tabs>
              <w:spacing w:line="200" w:lineRule="atLeast"/>
              <w:ind w:left="373"/>
              <w:rPr>
                <w:rFonts w:ascii="Times New Roman" w:eastAsia="Times New Roman" w:hAnsi="Times New Roman" w:cs="Times New Roman"/>
                <w:sz w:val="20"/>
                <w:szCs w:val="20"/>
              </w:rPr>
            </w:pPr>
          </w:p>
          <w:p w14:paraId="7582499D"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65F8ED31" wp14:editId="19B064B8">
                  <wp:extent cx="4491355" cy="3091815"/>
                  <wp:effectExtent l="0" t="0" r="4445" b="0"/>
                  <wp:docPr id="1455113978" name="图片 145511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3978" name="图片 1455113978"/>
                          <pic:cNvPicPr>
                            <a:picLocks noChangeAspect="1"/>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4491355" cy="3091815"/>
                          </a:xfrm>
                          <a:prstGeom prst="rect">
                            <a:avLst/>
                          </a:prstGeom>
                        </pic:spPr>
                      </pic:pic>
                    </a:graphicData>
                  </a:graphic>
                </wp:inline>
              </w:drawing>
            </w:r>
          </w:p>
        </w:tc>
      </w:tr>
      <w:tr w:rsidR="00D11B08" w14:paraId="60435740"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2AF6C4"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9A38F"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45D1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27718AE" w14:textId="77777777" w:rsidR="00D11B08" w:rsidRDefault="006B02E9">
      <w:pPr>
        <w:pStyle w:val="3"/>
      </w:pPr>
      <w:bookmarkStart w:id="148" w:name="_Toc5208501"/>
      <w:bookmarkStart w:id="149" w:name="_Toc5206144"/>
      <w:bookmarkStart w:id="150" w:name="_Toc5206294"/>
      <w:bookmarkStart w:id="151" w:name="_Toc5192586"/>
      <w:bookmarkStart w:id="152" w:name="_Toc5632225"/>
      <w:r>
        <w:t>2.5.5 Rules setting mode</w:t>
      </w:r>
      <w:bookmarkEnd w:id="148"/>
      <w:bookmarkEnd w:id="149"/>
      <w:bookmarkEnd w:id="150"/>
      <w:bookmarkEnd w:id="151"/>
      <w:bookmarkEnd w:id="15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8FC12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FA8A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883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 xml:space="preserve"> Rules setting mode</w:t>
            </w:r>
          </w:p>
        </w:tc>
      </w:tr>
      <w:tr w:rsidR="00D11B08" w14:paraId="3F78D7D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2A4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75C78" w14:textId="77777777" w:rsidR="00D11B08" w:rsidRDefault="006B02E9">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hAnsi="Times New Roman" w:cs="Times New Roma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350A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Created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996BF"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rPr>
              <w:t>2019.3.31</w:t>
            </w:r>
          </w:p>
        </w:tc>
      </w:tr>
      <w:tr w:rsidR="00D11B08" w14:paraId="2B961AC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CD3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5B2B3A" w14:textId="77777777" w:rsidR="00D11B08" w:rsidRDefault="006B02E9">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 xml:space="preserve">Zhang </w:t>
            </w:r>
            <w:proofErr w:type="spellStart"/>
            <w:r>
              <w:rPr>
                <w:rFonts w:ascii="Times New Roman" w:hAnsi="Times New Roman" w:cs="Times New Roman"/>
              </w:rPr>
              <w:t>Yifan</w:t>
            </w:r>
            <w:proofErr w:type="spellEnd"/>
          </w:p>
        </w:tc>
      </w:tr>
      <w:tr w:rsidR="00D11B08" w14:paraId="5DADCC3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DFB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F3EBE7"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rPr>
              <w:t xml:space="preserve"> Requirement</w:t>
            </w:r>
          </w:p>
        </w:tc>
      </w:tr>
      <w:tr w:rsidR="00D11B08" w14:paraId="4337D0CD" w14:textId="77777777">
        <w:trPr>
          <w:trHeight w:hRule="exact" w:val="27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F54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5129D" w14:textId="77777777" w:rsidR="00D11B08" w:rsidRDefault="006B02E9">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administrator) Set the rules of our system, including priority and orders</w:t>
            </w:r>
          </w:p>
        </w:tc>
      </w:tr>
      <w:tr w:rsidR="00D11B08" w14:paraId="741943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212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B7BCE" w14:textId="77777777" w:rsidR="00D11B08" w:rsidRDefault="006B02E9">
            <w:pPr>
              <w:pStyle w:val="TableParagraph"/>
              <w:spacing w:line="222" w:lineRule="exact"/>
              <w:ind w:left="27" w:firstLineChars="50" w:firstLine="110"/>
              <w:rPr>
                <w:rFonts w:ascii="Times New Roman" w:eastAsia="Times New Roman" w:hAnsi="Times New Roman" w:cs="Times New Roman"/>
                <w:sz w:val="20"/>
                <w:szCs w:val="20"/>
              </w:rPr>
            </w:pPr>
            <w:r>
              <w:rPr>
                <w:rFonts w:ascii="Times New Roman" w:hAnsi="Times New Roman" w:cs="Times New Roman"/>
              </w:rPr>
              <w:t>Set the rules</w:t>
            </w:r>
          </w:p>
        </w:tc>
      </w:tr>
      <w:tr w:rsidR="00D11B08" w14:paraId="14E1909A"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7679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E2157" w14:textId="77777777" w:rsidR="00D11B08" w:rsidRDefault="006B02E9">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 user issues a command to change the rules through the Server, then the </w:t>
            </w:r>
          </w:p>
          <w:p w14:paraId="5431C864"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D11B08" w14:paraId="15EC5C5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529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51CBE"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D11B08" w14:paraId="02A2F07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9E9194" w14:textId="77777777" w:rsidR="00D11B08" w:rsidRDefault="006B02E9">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3A1CD" w14:textId="77777777" w:rsidR="00D11B08" w:rsidRDefault="006B02E9">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 command to set the rules.</w:t>
            </w:r>
          </w:p>
        </w:tc>
      </w:tr>
      <w:tr w:rsidR="00D11B08" w14:paraId="57720BA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EEF7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737BC" w14:textId="77777777" w:rsidR="00D11B08" w:rsidRDefault="006B02E9">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command came from a</w:t>
            </w:r>
            <w:r>
              <w:rPr>
                <w:rFonts w:ascii="Times New Roman" w:eastAsiaTheme="minorEastAsia" w:hAnsi="Times New Roman" w:cs="Times New Roman"/>
                <w:sz w:val="20"/>
                <w:szCs w:val="20"/>
                <w:lang w:eastAsia="zh-CN"/>
              </w:rPr>
              <w:t>n</w:t>
            </w:r>
            <w:r>
              <w:rPr>
                <w:rFonts w:ascii="Times New Roman" w:eastAsiaTheme="minorEastAsia" w:hAnsi="Times New Roman" w:cs="Times New Roman" w:hint="eastAsia"/>
                <w:sz w:val="20"/>
                <w:szCs w:val="20"/>
                <w:lang w:eastAsia="zh-CN"/>
              </w:rPr>
              <w:t xml:space="preserve"> administrator.</w:t>
            </w:r>
          </w:p>
        </w:tc>
      </w:tr>
      <w:tr w:rsidR="00D11B08" w14:paraId="00B218F0"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4DB48"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D310B"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DF75A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D11B08" w14:paraId="17AFCB8D" w14:textId="77777777">
        <w:trPr>
          <w:trHeight w:hRule="exact" w:val="54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34D6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C8A2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FD18DD"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493E1E0" w14:textId="77777777">
        <w:trPr>
          <w:trHeight w:hRule="exact" w:val="4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09D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8D9F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AF566F" w14:textId="77777777" w:rsidR="00D11B08" w:rsidRDefault="006B02E9">
            <w:pPr>
              <w:rPr>
                <w:rFonts w:ascii="Times New Roman" w:hAnsi="Times New Roman" w:cs="Times New Roma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D11B08" w14:paraId="716323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D2A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2D3C6" w14:textId="77777777" w:rsidR="00D11B08" w:rsidRDefault="006B02E9">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D11B08" w14:paraId="1EB62A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062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B981D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D11B08" w14:paraId="6CC313A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6FE0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C57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D11B08" w14:paraId="71C4B61B"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D71B9C"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4AED09" w14:textId="77777777" w:rsidR="00D11B08" w:rsidRDefault="00D11B08">
            <w:pPr>
              <w:pStyle w:val="TableParagraph"/>
              <w:spacing w:before="6"/>
              <w:rPr>
                <w:rFonts w:ascii="Times New Roman" w:eastAsia="Times New Roman" w:hAnsi="Times New Roman" w:cs="Times New Roman"/>
                <w:sz w:val="19"/>
                <w:szCs w:val="19"/>
              </w:rPr>
            </w:pPr>
          </w:p>
          <w:p w14:paraId="12746969" w14:textId="77777777" w:rsidR="00D11B08" w:rsidRDefault="00D11B08">
            <w:pPr>
              <w:pStyle w:val="TableParagraph"/>
              <w:tabs>
                <w:tab w:val="left" w:pos="1277"/>
              </w:tabs>
              <w:spacing w:line="200" w:lineRule="atLeast"/>
              <w:ind w:left="373"/>
              <w:rPr>
                <w:rFonts w:ascii="Times New Roman" w:eastAsia="Times New Roman" w:hAnsi="Times New Roman" w:cs="Times New Roman"/>
                <w:sz w:val="20"/>
                <w:szCs w:val="20"/>
              </w:rPr>
            </w:pPr>
          </w:p>
          <w:p w14:paraId="16FC8D48"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1F149A3F" wp14:editId="746E2D96">
                  <wp:extent cx="4491355" cy="3051810"/>
                  <wp:effectExtent l="0" t="0" r="4445" b="0"/>
                  <wp:docPr id="1573753330" name="图片 15737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3330" name="图片 1573753330"/>
                          <pic:cNvPicPr>
                            <a:picLocks noChangeAspect="1"/>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4491355" cy="3051810"/>
                          </a:xfrm>
                          <a:prstGeom prst="rect">
                            <a:avLst/>
                          </a:prstGeom>
                        </pic:spPr>
                      </pic:pic>
                    </a:graphicData>
                  </a:graphic>
                </wp:inline>
              </w:drawing>
            </w:r>
          </w:p>
        </w:tc>
      </w:tr>
      <w:tr w:rsidR="00D11B08" w14:paraId="3C891D44"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B176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0EA6E9"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260B37"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73347CD6" w14:textId="77777777" w:rsidR="00D11B08" w:rsidRDefault="006B02E9">
      <w:pPr>
        <w:pStyle w:val="2"/>
      </w:pPr>
      <w:bookmarkStart w:id="153" w:name="_Toc5206145"/>
      <w:bookmarkStart w:id="154" w:name="_Toc5206295"/>
      <w:bookmarkStart w:id="155" w:name="_Toc5208502"/>
      <w:bookmarkStart w:id="156" w:name="_Toc5192587"/>
      <w:bookmarkStart w:id="157" w:name="_Toc5632226"/>
      <w:r>
        <w:t>2.6 Use Cases of Database</w:t>
      </w:r>
      <w:bookmarkEnd w:id="153"/>
      <w:bookmarkEnd w:id="154"/>
      <w:bookmarkEnd w:id="155"/>
      <w:bookmarkEnd w:id="156"/>
      <w:bookmarkEnd w:id="157"/>
    </w:p>
    <w:p w14:paraId="3FA6145B" w14:textId="77777777" w:rsidR="00D11B08" w:rsidRDefault="006B02E9">
      <w:pPr>
        <w:rPr>
          <w:lang w:eastAsia="en-US"/>
        </w:rPr>
      </w:pPr>
      <w:r>
        <w:rPr>
          <w:lang w:eastAsia="en-US"/>
        </w:rPr>
        <w:t>This section is written for developer who wants to know the functions of database.</w:t>
      </w:r>
    </w:p>
    <w:p w14:paraId="6167AF36" w14:textId="77777777" w:rsidR="00D11B08" w:rsidRDefault="006B02E9">
      <w:pPr>
        <w:pStyle w:val="3"/>
      </w:pPr>
      <w:bookmarkStart w:id="158" w:name="_Toc5206296"/>
      <w:bookmarkStart w:id="159" w:name="_Toc5206146"/>
      <w:bookmarkStart w:id="160" w:name="_Toc5208503"/>
      <w:bookmarkStart w:id="161" w:name="_Toc5632227"/>
      <w:bookmarkStart w:id="162" w:name="_Toc5192588"/>
      <w:r>
        <w:t>2.6.1 Server Wants to Register an Account for End Users</w:t>
      </w:r>
      <w:bookmarkEnd w:id="158"/>
      <w:bookmarkEnd w:id="159"/>
      <w:bookmarkEnd w:id="160"/>
      <w:bookmarkEnd w:id="161"/>
      <w:bookmarkEnd w:id="16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071FC0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9A7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53144"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D11B08" w14:paraId="2F5F5B2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EC9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0C40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C9A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6906B" w14:textId="77777777" w:rsidR="00D11B08" w:rsidRDefault="006B02E9">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D11B08" w14:paraId="634315F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8F2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926D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E3F08A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D7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7E2A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019DC6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C66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3645B"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D11B08" w14:paraId="4DFFDF01"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E8B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90CE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046CC51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B01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A564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F8EF50"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373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0974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1A458E88"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1AC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903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D11B08" w14:paraId="64CFB4ED"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9AC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88FD5" w14:textId="77777777" w:rsidR="00D11B08" w:rsidRDefault="006B02E9">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2C6C0"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DF854C6"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CC7A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35C0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720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76F9A3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903A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6CE6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BE85" w14:textId="77777777" w:rsidR="00D11B08" w:rsidRDefault="006B02E9">
            <w:r>
              <w:rPr>
                <w:rFonts w:ascii="Times" w:eastAsia="宋体" w:hAnsi="Times" w:cs="Times New Roman"/>
                <w:sz w:val="20"/>
                <w:szCs w:val="20"/>
                <w:lang w:eastAsia="zh-CN"/>
              </w:rPr>
              <w:t>The database adds personal information to the client table.</w:t>
            </w:r>
          </w:p>
        </w:tc>
      </w:tr>
      <w:tr w:rsidR="00D11B08" w14:paraId="2A82CB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E8F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9B3E2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B5FB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D11B08" w14:paraId="410F9FD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FD619"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lastRenderedPageBreak/>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56A4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0C1D"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C4B02B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38C6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E96C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C8D39C"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430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4291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186CF453"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ADE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175B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D11B08" w14:paraId="0039BB76"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5D2A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ECA26" w14:textId="77777777" w:rsidR="00D11B08" w:rsidRDefault="00D11B08">
            <w:pPr>
              <w:pStyle w:val="TableParagraph"/>
              <w:spacing w:before="6"/>
              <w:rPr>
                <w:rFonts w:ascii="Times New Roman" w:eastAsia="Times New Roman" w:hAnsi="Times New Roman" w:cs="Times New Roman"/>
                <w:sz w:val="19"/>
                <w:szCs w:val="19"/>
              </w:rPr>
            </w:pPr>
          </w:p>
          <w:p w14:paraId="6D2DF536"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41D7D75E" wp14:editId="106DFF01">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1724F78E"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116DB80"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94C2C" w14:textId="77777777" w:rsidR="00D11B08" w:rsidRDefault="006B02E9">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C1791" w14:textId="77777777" w:rsidR="00D11B08" w:rsidRDefault="006B02E9">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0E6E6"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65693F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EF7E1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C501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53607"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0ACFBB6"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7716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55960"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288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7411E8E" w14:textId="77777777" w:rsidR="00D11B08" w:rsidRDefault="006B02E9">
      <w:pPr>
        <w:pStyle w:val="3"/>
      </w:pPr>
      <w:bookmarkStart w:id="163" w:name="_Toc5206297"/>
      <w:bookmarkStart w:id="164" w:name="_Toc5206147"/>
      <w:bookmarkStart w:id="165" w:name="_Toc5192589"/>
      <w:bookmarkStart w:id="166" w:name="_Toc5208504"/>
      <w:bookmarkStart w:id="167" w:name="_Toc5632228"/>
      <w:r>
        <w:t>2.6.2 Server Wants to Delete a User Account</w:t>
      </w:r>
      <w:bookmarkEnd w:id="163"/>
      <w:bookmarkEnd w:id="164"/>
      <w:bookmarkEnd w:id="165"/>
      <w:bookmarkEnd w:id="166"/>
      <w:bookmarkEnd w:id="16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3F39079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DF23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2425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D11B08" w14:paraId="2DA19C4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4CD8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C70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E35A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C7000"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498EF6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EE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042C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3C8A8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A4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E7FC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2564D8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2A0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5DA4"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D11B08" w14:paraId="6261622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7D0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EAC36"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D11B08" w14:paraId="210378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EE6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5693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D171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9B58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BF7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D11B08" w14:paraId="42D282E3"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64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CC79C"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D11B08" w14:paraId="33CD91B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428C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D9D8E"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2381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F498A2"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C9D8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53C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C3E9FE"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787CA83C"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02CC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12DBC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8578E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D11B08" w14:paraId="7FBF6DB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EEFF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F14F"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2E32F9"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66665B0A"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23F0C2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0F293"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6DD3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1BC3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06FA94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33E5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C6715"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3652"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B72F9D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BDD93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202D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5A338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7BF4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62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5AE24B0"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186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D7DC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D11B08" w14:paraId="3939AE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24A0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EE36D" w14:textId="77777777" w:rsidR="00D11B08" w:rsidRDefault="00D11B08">
            <w:pPr>
              <w:pStyle w:val="TableParagraph"/>
              <w:spacing w:before="6"/>
              <w:rPr>
                <w:rFonts w:ascii="Times New Roman" w:eastAsia="Times New Roman" w:hAnsi="Times New Roman" w:cs="Times New Roman"/>
                <w:sz w:val="19"/>
                <w:szCs w:val="19"/>
              </w:rPr>
            </w:pPr>
          </w:p>
          <w:p w14:paraId="7687DA95"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66DC7246" wp14:editId="3218C803">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54D98E6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1DF1AE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E52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6830C"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E5939"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E9CA799"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FD3E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0DB5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EABE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D0F6E62"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66E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6C30DB"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9B18B3"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D11B08" w14:paraId="4005D1CE"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A79E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32D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D6DAF"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1B124D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E8FCC"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F554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792A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13DF6410" w14:textId="77777777" w:rsidR="00D11B08" w:rsidRDefault="006B02E9">
      <w:pPr>
        <w:pStyle w:val="3"/>
      </w:pPr>
      <w:bookmarkStart w:id="168" w:name="_Toc5192590"/>
      <w:bookmarkStart w:id="169" w:name="_Toc5206148"/>
      <w:bookmarkStart w:id="170" w:name="_Toc5632229"/>
      <w:bookmarkStart w:id="171" w:name="_Toc5208505"/>
      <w:bookmarkStart w:id="172" w:name="_Toc5206298"/>
      <w:r>
        <w:t>2.6.3 Server Wants to Change a User’s Password</w:t>
      </w:r>
      <w:bookmarkEnd w:id="168"/>
      <w:bookmarkEnd w:id="169"/>
      <w:bookmarkEnd w:id="170"/>
      <w:bookmarkEnd w:id="171"/>
      <w:bookmarkEnd w:id="17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BC3C19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7B5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FE93E"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D11B08" w14:paraId="186EE7B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5D3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F4B4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73D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B801F"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D10C7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C82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5FC6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07331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26D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617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E99EBA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A37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F55C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D11B08" w14:paraId="1513684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299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01430"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D11B08" w14:paraId="4E92E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53D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C5E1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441529C5"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695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1C87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D11B08" w14:paraId="51476407"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03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9386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2F6632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A77F05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40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C288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C12BF"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6797AD5A"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C3A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6AAF6"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7EB9A8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87461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4FE3E79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231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F886F"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1D70D" w14:textId="77777777" w:rsidR="00D11B08" w:rsidRDefault="006B02E9">
            <w:r>
              <w:rPr>
                <w:rFonts w:ascii="Times" w:eastAsia="宋体" w:hAnsi="Times" w:cs="Times New Roman"/>
                <w:sz w:val="20"/>
                <w:szCs w:val="20"/>
                <w:lang w:eastAsia="zh-CN"/>
              </w:rPr>
              <w:t>The database looks up the corresponding table item according to the ID.</w:t>
            </w:r>
          </w:p>
        </w:tc>
      </w:tr>
      <w:tr w:rsidR="00D11B08" w14:paraId="45922B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750F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AACE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941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D11B08" w14:paraId="313728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D7F36"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5F58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B8739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72917E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8A625"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AA1D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EE0F6"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9E97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5FC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E9F8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FF51D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E26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FB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9B751D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584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28F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D11B08" w14:paraId="5B81CDB0"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B3FA2"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4E903" w14:textId="77777777" w:rsidR="00D11B08" w:rsidRDefault="00D11B08">
            <w:pPr>
              <w:pStyle w:val="TableParagraph"/>
              <w:spacing w:before="6"/>
              <w:rPr>
                <w:rFonts w:ascii="Times New Roman" w:eastAsia="Times New Roman" w:hAnsi="Times New Roman" w:cs="Times New Roman"/>
                <w:sz w:val="19"/>
                <w:szCs w:val="19"/>
              </w:rPr>
            </w:pPr>
          </w:p>
          <w:p w14:paraId="6C7C1D0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1552" behindDoc="0" locked="0" layoutInCell="1" allowOverlap="1" wp14:anchorId="7BBDFA18" wp14:editId="42307736">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071DEE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5F7A4EC2"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CBD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13B57"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E666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8B3CE6"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C592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65A7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D943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79BE59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AC0B4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DCA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618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D11B08" w14:paraId="38C2319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339C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D61E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20BF9"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4B2FBB4"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62BE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FFFF6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F63098"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16F02FB" w14:textId="77777777" w:rsidR="00D11B08" w:rsidRDefault="006B02E9">
      <w:pPr>
        <w:pStyle w:val="3"/>
      </w:pPr>
      <w:bookmarkStart w:id="173" w:name="_Toc5206299"/>
      <w:bookmarkStart w:id="174" w:name="_Toc5208506"/>
      <w:bookmarkStart w:id="175" w:name="_Toc5206149"/>
      <w:bookmarkStart w:id="176" w:name="_Toc5192591"/>
      <w:bookmarkStart w:id="177" w:name="_Toc5632230"/>
      <w:r>
        <w:t>2.6.4 Server Wants Authentication of the User ID and Password</w:t>
      </w:r>
      <w:bookmarkEnd w:id="173"/>
      <w:bookmarkEnd w:id="174"/>
      <w:bookmarkEnd w:id="175"/>
      <w:bookmarkEnd w:id="176"/>
      <w:bookmarkEnd w:id="17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2B280C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221D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7FF1B"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D11B08" w14:paraId="1DE0ED8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3478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CF6B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0B18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D8527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F80EDF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470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58FF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23D42E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510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43EA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7CA93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5FC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1216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D11B08" w14:paraId="16FE82B2"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FF8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714F5C"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D11B08" w14:paraId="5D880B2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8AD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E07A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60A00061"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0923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6008D"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D11B08" w14:paraId="4DCBE14F"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B7D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2DAAD"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D11B08" w14:paraId="0EE2AB43"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F71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3B12D" w14:textId="77777777" w:rsidR="00D11B08" w:rsidRDefault="006B02E9">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0D7C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60E0E48"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52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3213D"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3A4F23D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E9A31" w14:textId="77777777" w:rsidR="00D11B08" w:rsidRDefault="00D11B08">
            <w:pPr>
              <w:spacing w:before="100" w:beforeAutospacing="1" w:after="100" w:afterAutospacing="1"/>
              <w:rPr>
                <w:rFonts w:ascii="Times New Roman" w:eastAsia="Times New Roman" w:hAnsi="Times New Roman" w:cs="Times New Roman"/>
                <w:sz w:val="20"/>
                <w:szCs w:val="20"/>
              </w:rPr>
            </w:pPr>
          </w:p>
        </w:tc>
      </w:tr>
      <w:tr w:rsidR="00D11B08" w14:paraId="65ED0950"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6E11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36B9D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85A3E3" w14:textId="77777777" w:rsidR="00D11B08" w:rsidRDefault="006B02E9">
            <w:r>
              <w:rPr>
                <w:rFonts w:ascii="Times" w:eastAsia="宋体" w:hAnsi="Times" w:cs="Times New Roman"/>
                <w:sz w:val="20"/>
                <w:szCs w:val="20"/>
                <w:lang w:eastAsia="zh-CN"/>
              </w:rPr>
              <w:t>According to the user ID, database finds out corresponding user item.</w:t>
            </w:r>
          </w:p>
        </w:tc>
      </w:tr>
      <w:tr w:rsidR="00D11B08" w14:paraId="5E98252F"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B37B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E4AE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75AF"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6AE7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D11B08" w14:paraId="11023FB3"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D76427"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29EB1C" w14:textId="77777777" w:rsidR="00D11B08" w:rsidRDefault="00D11B08">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D5AD4"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D11B08" w14:paraId="6FA129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FEDC"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22FBBA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C6F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CA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368E9D7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B88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76DB"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D11B08" w14:paraId="273AF2BB"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C3D2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27687" w14:textId="77777777" w:rsidR="00D11B08" w:rsidRDefault="00D11B08">
            <w:pPr>
              <w:pStyle w:val="TableParagraph"/>
              <w:spacing w:before="6"/>
              <w:rPr>
                <w:rFonts w:ascii="Times New Roman" w:eastAsia="Times New Roman" w:hAnsi="Times New Roman" w:cs="Times New Roman"/>
                <w:sz w:val="19"/>
                <w:szCs w:val="19"/>
              </w:rPr>
            </w:pPr>
          </w:p>
          <w:p w14:paraId="2B89FAD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585A1C45" wp14:editId="13FB721D">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7684C10"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FA4F0B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BF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5B451"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37C5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C839A63"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71D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73B0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F3151"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D54376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6970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C402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51D5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5D58C060"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24B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1663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0A1F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0D91418" w14:textId="77777777" w:rsidR="00D11B08" w:rsidRDefault="006B02E9">
      <w:pPr>
        <w:pStyle w:val="3"/>
      </w:pPr>
      <w:bookmarkStart w:id="178" w:name="_Toc5206300"/>
      <w:bookmarkStart w:id="179" w:name="_Toc5208507"/>
      <w:bookmarkStart w:id="180" w:name="_Toc5206150"/>
      <w:bookmarkStart w:id="181" w:name="_Toc5632231"/>
      <w:bookmarkStart w:id="182" w:name="_Toc5192592"/>
      <w:r>
        <w:t>2.6.5 Server Wants to Add New Lights</w:t>
      </w:r>
      <w:bookmarkEnd w:id="178"/>
      <w:bookmarkEnd w:id="179"/>
      <w:bookmarkEnd w:id="180"/>
      <w:bookmarkEnd w:id="181"/>
      <w:bookmarkEnd w:id="18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33AFE27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A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02171"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D11B08" w14:paraId="4E20003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EBC3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7D93B"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5967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E12A"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6827897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36D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5AF6C"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269D6DB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276A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E89E8"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458F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5BBB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E95C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D11B08" w14:paraId="6E7C3A61"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A5E8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992A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D11B08" w14:paraId="6ABA584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8850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4966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668B39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9E02F"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A21A0"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D11B08" w14:paraId="341080B4"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BE981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DD4AB"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6C3478F0" w14:textId="77777777" w:rsidR="00D11B08" w:rsidRDefault="00D11B08">
            <w:pPr>
              <w:pStyle w:val="TableParagraph"/>
              <w:spacing w:line="222" w:lineRule="exact"/>
              <w:ind w:left="27"/>
              <w:rPr>
                <w:rFonts w:ascii="Times" w:eastAsia="Times New Roman" w:hAnsi="Times" w:cs="Times"/>
                <w:sz w:val="20"/>
                <w:szCs w:val="20"/>
              </w:rPr>
            </w:pPr>
          </w:p>
        </w:tc>
      </w:tr>
      <w:tr w:rsidR="00D11B08" w14:paraId="3A37C70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65A6B"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3B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B2ADB"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6926C0B"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B75F2"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77F0"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E26C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2F8915"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7D456"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A9C82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F4825" w14:textId="77777777" w:rsidR="00D11B08" w:rsidRDefault="006B02E9">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D11B08" w14:paraId="26CF81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ADC1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97887"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1B2A8"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D11B08" w14:paraId="10DD311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3FDE8"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204BA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02289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0AB135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1AE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E6339"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0D859D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7DD7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8D59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3DEBEA2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85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B55"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D11B08" w14:paraId="2748DE8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2651C"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DAA95" w14:textId="77777777" w:rsidR="00D11B08" w:rsidRDefault="00D11B08">
            <w:pPr>
              <w:pStyle w:val="TableParagraph"/>
              <w:spacing w:before="6"/>
              <w:rPr>
                <w:rFonts w:ascii="Times" w:eastAsia="Times New Roman" w:hAnsi="Times" w:cs="Times"/>
                <w:sz w:val="20"/>
                <w:szCs w:val="20"/>
              </w:rPr>
            </w:pPr>
          </w:p>
          <w:p w14:paraId="0935CD94" w14:textId="77777777" w:rsidR="00D11B08" w:rsidRDefault="00D11B08">
            <w:pPr>
              <w:pStyle w:val="TableParagraph"/>
              <w:spacing w:before="6"/>
              <w:rPr>
                <w:rFonts w:ascii="Times" w:eastAsia="Times New Roman" w:hAnsi="Times" w:cs="Times"/>
                <w:sz w:val="20"/>
                <w:szCs w:val="20"/>
              </w:rPr>
            </w:pPr>
          </w:p>
          <w:p w14:paraId="701C6A20"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5408" behindDoc="0" locked="0" layoutInCell="1" allowOverlap="1" wp14:anchorId="30557D5B" wp14:editId="5AB6D616">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0D2032C8" w14:textId="77777777" w:rsidR="00D11B08" w:rsidRDefault="00D11B08">
            <w:pPr>
              <w:pStyle w:val="TableParagraph"/>
              <w:spacing w:before="6"/>
              <w:rPr>
                <w:rFonts w:ascii="Times" w:eastAsia="Times New Roman" w:hAnsi="Times" w:cs="Times"/>
                <w:sz w:val="20"/>
                <w:szCs w:val="20"/>
              </w:rPr>
            </w:pPr>
          </w:p>
        </w:tc>
      </w:tr>
      <w:tr w:rsidR="00D11B08" w14:paraId="6C9107C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D998A"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81B53"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D10F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C897CF2"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7001"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9A303"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FA352"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84F6223"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B28E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0435" w14:textId="77777777" w:rsidR="00D11B08" w:rsidRDefault="00D11B08">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4459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74CB34" w14:textId="77777777" w:rsidR="00D11B08" w:rsidRDefault="006B02E9">
      <w:pPr>
        <w:pStyle w:val="3"/>
      </w:pPr>
      <w:bookmarkStart w:id="183" w:name="_Toc5192593"/>
      <w:bookmarkStart w:id="184" w:name="_Toc5208508"/>
      <w:bookmarkStart w:id="185" w:name="_Toc5206301"/>
      <w:bookmarkStart w:id="186" w:name="_Toc5206151"/>
      <w:bookmarkStart w:id="187" w:name="_Toc5632232"/>
      <w:r>
        <w:lastRenderedPageBreak/>
        <w:t>2.6.6 Server Wants to Remove Lights from a Room</w:t>
      </w:r>
      <w:bookmarkEnd w:id="183"/>
      <w:bookmarkEnd w:id="184"/>
      <w:bookmarkEnd w:id="185"/>
      <w:bookmarkEnd w:id="186"/>
      <w:bookmarkEnd w:id="18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6C139AF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478B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7AA78"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D11B08" w14:paraId="3939439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C68E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1D6F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0822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D8D"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55696D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220D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39C8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F9A039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1058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EB030"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E1A627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8B61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C7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D11B08" w14:paraId="5F5B0B9F"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166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0AD35A"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D11B08" w14:paraId="18FD1D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9AA2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085E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11F37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D93EB"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06B3F"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D11B08" w14:paraId="19ABB02F"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73E3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919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622A1F3" w14:textId="77777777" w:rsidR="00D11B08" w:rsidRDefault="00D11B08">
            <w:pPr>
              <w:pStyle w:val="TableParagraph"/>
              <w:spacing w:line="222" w:lineRule="exact"/>
              <w:ind w:left="27"/>
              <w:rPr>
                <w:rFonts w:ascii="Times" w:eastAsia="Times New Roman" w:hAnsi="Times" w:cs="Times"/>
                <w:sz w:val="20"/>
                <w:szCs w:val="20"/>
              </w:rPr>
            </w:pPr>
          </w:p>
        </w:tc>
      </w:tr>
      <w:tr w:rsidR="00D11B08" w14:paraId="5901E8C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CAC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AD824"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2A35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A64ECE1"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CB4EC"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5A14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EC89E4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BA9FC"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2ED4903D"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066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2CCFB"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0EB5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855636F" w14:textId="77777777" w:rsidR="00D11B08" w:rsidRDefault="00D11B08">
            <w:pPr>
              <w:rPr>
                <w:rFonts w:ascii="Times" w:hAnsi="Times" w:cs="Times"/>
                <w:sz w:val="20"/>
                <w:szCs w:val="20"/>
              </w:rPr>
            </w:pPr>
          </w:p>
        </w:tc>
      </w:tr>
      <w:tr w:rsidR="00D11B08" w14:paraId="6826D296"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E31C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7786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3DA1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22A528" w14:textId="77777777" w:rsidR="00D11B08" w:rsidRDefault="00D11B08">
            <w:pPr>
              <w:pStyle w:val="TableParagraph"/>
              <w:spacing w:line="222" w:lineRule="exact"/>
              <w:ind w:left="27"/>
              <w:rPr>
                <w:rFonts w:ascii="Times" w:eastAsia="Times New Roman" w:hAnsi="Times" w:cs="Times"/>
                <w:sz w:val="20"/>
                <w:szCs w:val="20"/>
              </w:rPr>
            </w:pPr>
          </w:p>
        </w:tc>
      </w:tr>
      <w:tr w:rsidR="00D11B08" w14:paraId="0BDA4B7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9A34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A9AC04"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8EB6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5AB68A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208F4E8A"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D3585"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4B18B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0FA4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013B8D6F"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4D38F"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DD1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32B9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8185B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856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4D0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303162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CD08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295F1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1A58E89C"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8BE9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58BE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1A64713D" w14:textId="77777777" w:rsidR="00D11B08" w:rsidRDefault="00D11B08">
            <w:pPr>
              <w:pStyle w:val="TableParagraph"/>
              <w:spacing w:line="222" w:lineRule="exact"/>
              <w:ind w:left="27"/>
              <w:rPr>
                <w:rFonts w:ascii="Times" w:eastAsia="Times New Roman" w:hAnsi="Times" w:cs="Times"/>
                <w:sz w:val="20"/>
                <w:szCs w:val="20"/>
              </w:rPr>
            </w:pPr>
          </w:p>
        </w:tc>
      </w:tr>
      <w:tr w:rsidR="00D11B08" w14:paraId="2040946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06C08"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D540F" w14:textId="77777777" w:rsidR="00D11B08" w:rsidRDefault="00D11B08">
            <w:pPr>
              <w:pStyle w:val="TableParagraph"/>
              <w:spacing w:before="6"/>
              <w:rPr>
                <w:rFonts w:ascii="Times" w:eastAsia="Times New Roman" w:hAnsi="Times" w:cs="Times"/>
                <w:sz w:val="20"/>
                <w:szCs w:val="20"/>
              </w:rPr>
            </w:pPr>
          </w:p>
          <w:p w14:paraId="11AEA58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333FF584" wp14:editId="37BA9588">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74112353" w14:textId="77777777" w:rsidR="00D11B08" w:rsidRDefault="00D11B08">
            <w:pPr>
              <w:pStyle w:val="TableParagraph"/>
              <w:spacing w:line="200" w:lineRule="atLeast"/>
              <w:ind w:left="373"/>
              <w:rPr>
                <w:rFonts w:ascii="Times" w:eastAsia="Times New Roman" w:hAnsi="Times" w:cs="Times"/>
                <w:sz w:val="20"/>
                <w:szCs w:val="20"/>
              </w:rPr>
            </w:pPr>
          </w:p>
          <w:p w14:paraId="50852DF3" w14:textId="77777777" w:rsidR="00D11B08" w:rsidRDefault="00D11B08">
            <w:pPr>
              <w:pStyle w:val="TableParagraph"/>
              <w:spacing w:before="6"/>
              <w:rPr>
                <w:rFonts w:ascii="Times" w:eastAsia="Times New Roman" w:hAnsi="Times" w:cs="Times"/>
                <w:sz w:val="20"/>
                <w:szCs w:val="20"/>
              </w:rPr>
            </w:pPr>
          </w:p>
        </w:tc>
      </w:tr>
      <w:tr w:rsidR="00D11B08" w14:paraId="762A0F6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E892"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9141D"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565A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4F219786"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D20A2"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9AE69"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B787"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7CF483F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ED595"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4902A"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8FB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05F1037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8896E"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D1900"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4FF40"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1E406D1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E64B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B7A34"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C0B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020328E" w14:textId="77777777" w:rsidR="00D11B08" w:rsidRDefault="00D11B08">
            <w:pPr>
              <w:spacing w:before="100" w:beforeAutospacing="1" w:after="100" w:afterAutospacing="1"/>
              <w:rPr>
                <w:rFonts w:ascii="Times" w:eastAsia="宋体" w:hAnsi="Times" w:cs="Times"/>
                <w:sz w:val="20"/>
                <w:szCs w:val="20"/>
                <w:lang w:eastAsia="zh-CN"/>
              </w:rPr>
            </w:pPr>
          </w:p>
        </w:tc>
      </w:tr>
    </w:tbl>
    <w:p w14:paraId="28A50C34" w14:textId="77777777" w:rsidR="00D11B08" w:rsidRDefault="006B02E9">
      <w:pPr>
        <w:pStyle w:val="3"/>
      </w:pPr>
      <w:bookmarkStart w:id="188" w:name="_Toc5206152"/>
      <w:bookmarkStart w:id="189" w:name="_Toc5208509"/>
      <w:bookmarkStart w:id="190" w:name="_Toc5632233"/>
      <w:bookmarkStart w:id="191" w:name="_Toc5192594"/>
      <w:bookmarkStart w:id="192" w:name="_Toc5206302"/>
      <w:r>
        <w:t>2.6.7 Server Wants to Add New Sensors</w:t>
      </w:r>
      <w:bookmarkEnd w:id="188"/>
      <w:bookmarkEnd w:id="189"/>
      <w:bookmarkEnd w:id="190"/>
      <w:bookmarkEnd w:id="191"/>
      <w:bookmarkEnd w:id="19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2D647A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1F75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B87C6"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D11B08" w14:paraId="1CAEFA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72DE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FB3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B4AD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24E34"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059B395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A99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878B3"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F14C4B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31E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D20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CE6A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B4B1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D7F0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D11B08" w14:paraId="1A449B6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B95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4776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D11B08" w14:paraId="38C4AAB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9BB9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A8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E6FB2CA"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51FBD"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F94E3"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D11B08" w14:paraId="090743BC"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ABF8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39210"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D11B08" w14:paraId="12ACEAB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E478E"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BFEA1"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F463FE"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E911CE1"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4D6A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9BA7A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507B631F"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6719B"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716B4C3"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A7DA"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ED0DF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CB5C8" w14:textId="77777777" w:rsidR="00D11B08" w:rsidRDefault="006B02E9">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D11B08" w14:paraId="68BCAA6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877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6A5E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7D900"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7405EA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2A769"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D2723"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321D6"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944E37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04A9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9823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6C98513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6957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09A33" w14:textId="77777777" w:rsidR="00D11B08" w:rsidRDefault="006B02E9">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D11B08" w14:paraId="3FECB7B8"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FCD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01A5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366E48D4" w14:textId="77777777" w:rsidR="00D11B08" w:rsidRDefault="00D11B08">
            <w:pPr>
              <w:pStyle w:val="TableParagraph"/>
              <w:spacing w:line="222" w:lineRule="exact"/>
              <w:ind w:left="27"/>
              <w:rPr>
                <w:rFonts w:ascii="Times" w:eastAsia="Times New Roman" w:hAnsi="Times" w:cs="Times"/>
                <w:sz w:val="20"/>
                <w:szCs w:val="20"/>
              </w:rPr>
            </w:pPr>
          </w:p>
        </w:tc>
      </w:tr>
      <w:tr w:rsidR="00D11B08" w14:paraId="727E7E86"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EB5A"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1CFE8" w14:textId="77777777" w:rsidR="00D11B08" w:rsidRDefault="00D11B08">
            <w:pPr>
              <w:pStyle w:val="TableParagraph"/>
              <w:spacing w:before="6"/>
              <w:rPr>
                <w:rFonts w:ascii="Times" w:eastAsia="Times New Roman" w:hAnsi="Times" w:cs="Times"/>
                <w:sz w:val="20"/>
                <w:szCs w:val="20"/>
              </w:rPr>
            </w:pPr>
          </w:p>
          <w:p w14:paraId="2171ECFF" w14:textId="77777777" w:rsidR="00D11B08" w:rsidRDefault="00D11B08">
            <w:pPr>
              <w:pStyle w:val="TableParagraph"/>
              <w:spacing w:before="6"/>
              <w:rPr>
                <w:rFonts w:ascii="Times" w:eastAsia="Times New Roman" w:hAnsi="Times" w:cs="Times"/>
                <w:sz w:val="20"/>
                <w:szCs w:val="20"/>
              </w:rPr>
            </w:pPr>
          </w:p>
          <w:p w14:paraId="2A9DB3E7"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0C074E50" wp14:editId="0F54069E">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7F0B6068" w14:textId="77777777" w:rsidR="00D11B08" w:rsidRDefault="00D11B08">
            <w:pPr>
              <w:pStyle w:val="TableParagraph"/>
              <w:spacing w:before="6"/>
              <w:rPr>
                <w:rFonts w:ascii="Times" w:eastAsia="Times New Roman" w:hAnsi="Times" w:cs="Times"/>
                <w:sz w:val="20"/>
                <w:szCs w:val="20"/>
              </w:rPr>
            </w:pPr>
          </w:p>
        </w:tc>
      </w:tr>
      <w:tr w:rsidR="00D11B08" w14:paraId="3DC0877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8C78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337"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B6A79"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13A49CD9"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9C1A"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49F1" w14:textId="77777777" w:rsidR="00D11B08" w:rsidRDefault="006B02E9">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F7ABE"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F9CDA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1F1CC"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5E519"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2963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5E52EA9D" w14:textId="77777777" w:rsidR="00D11B08" w:rsidRDefault="006B02E9">
      <w:pPr>
        <w:pStyle w:val="3"/>
      </w:pPr>
      <w:bookmarkStart w:id="193" w:name="_Toc5192595"/>
      <w:bookmarkStart w:id="194" w:name="_Toc5206153"/>
      <w:bookmarkStart w:id="195" w:name="_Toc5632234"/>
      <w:bookmarkStart w:id="196" w:name="_Toc5206303"/>
      <w:bookmarkStart w:id="197" w:name="_Toc5208510"/>
      <w:r>
        <w:t>2.6.8 Server Wants to Remove Sensors from a Room</w:t>
      </w:r>
      <w:bookmarkEnd w:id="193"/>
      <w:bookmarkEnd w:id="194"/>
      <w:bookmarkEnd w:id="195"/>
      <w:bookmarkEnd w:id="196"/>
      <w:bookmarkEnd w:id="197"/>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D11B08" w14:paraId="18B1DF0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F614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49FC3"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D11B08" w14:paraId="73AA0E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695B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A7CD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81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BAC9E"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421CFB28"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EBA0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364C1"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59C9A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C0C7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7106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DCCF20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3A5F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39522"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D11B08" w14:paraId="0A8119BC"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A9C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98DC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D11B08" w14:paraId="3BFE339B"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500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6EDD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225F4FF"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EA27E"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C85CE"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D11B08" w14:paraId="5DFE9E18"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4A73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FB4E2"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6FCB1C03" w14:textId="77777777" w:rsidR="00D11B08" w:rsidRDefault="00D11B08">
            <w:pPr>
              <w:pStyle w:val="TableParagraph"/>
              <w:spacing w:line="222" w:lineRule="exact"/>
              <w:ind w:left="27"/>
              <w:rPr>
                <w:rFonts w:ascii="Times" w:eastAsia="Times New Roman" w:hAnsi="Times" w:cs="Times"/>
                <w:sz w:val="20"/>
                <w:szCs w:val="20"/>
              </w:rPr>
            </w:pPr>
          </w:p>
        </w:tc>
      </w:tr>
      <w:tr w:rsidR="00D11B08" w14:paraId="7F6A6239"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3D41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B3F62"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B56B7"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36C12B1"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2A4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EC71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159834D1"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EF4A5"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5B71A79"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15E55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C4107"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277E2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21EE153" w14:textId="77777777" w:rsidR="00D11B08" w:rsidRDefault="00D11B08">
            <w:pPr>
              <w:rPr>
                <w:rFonts w:ascii="Times" w:hAnsi="Times" w:cs="Times"/>
                <w:sz w:val="20"/>
                <w:szCs w:val="20"/>
              </w:rPr>
            </w:pPr>
          </w:p>
        </w:tc>
      </w:tr>
      <w:tr w:rsidR="00D11B08" w14:paraId="28AED1F4"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F6E5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B81BE0"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2435C"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D11B08" w14:paraId="01BAF7E2"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9339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CF94E"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4E9D2"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D11B08" w14:paraId="15C139A1"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C43D5D"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lastRenderedPageBreak/>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7315B2"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14104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74E03E6E"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C940E"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8AA43"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8A9A0"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436A0F19"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803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CD3E6"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4FDFEB03"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052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D7A0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4C566464"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7A4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0472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106C8EA" w14:textId="77777777" w:rsidR="00D11B08" w:rsidRDefault="00D11B08">
            <w:pPr>
              <w:pStyle w:val="TableParagraph"/>
              <w:spacing w:line="222" w:lineRule="exact"/>
              <w:ind w:left="27"/>
              <w:rPr>
                <w:rFonts w:ascii="Times" w:eastAsia="Times New Roman" w:hAnsi="Times" w:cs="Times"/>
                <w:sz w:val="20"/>
                <w:szCs w:val="20"/>
              </w:rPr>
            </w:pPr>
          </w:p>
        </w:tc>
      </w:tr>
      <w:tr w:rsidR="00D11B08" w14:paraId="2EA06420"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630B0"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69A0A" w14:textId="77777777" w:rsidR="00D11B08" w:rsidRDefault="006B02E9">
            <w:pPr>
              <w:pStyle w:val="TableParagraph"/>
              <w:spacing w:line="200" w:lineRule="atLeast"/>
              <w:rPr>
                <w:rFonts w:ascii="Times" w:eastAsia="Times New Roman" w:hAnsi="Times" w:cs="Times"/>
                <w:sz w:val="20"/>
                <w:szCs w:val="20"/>
              </w:rPr>
            </w:pPr>
            <w:r>
              <w:rPr>
                <w:noProof/>
                <w:lang w:eastAsia="zh-CN"/>
              </w:rPr>
              <w:drawing>
                <wp:inline distT="0" distB="0" distL="0" distR="0" wp14:anchorId="258E8DAD" wp14:editId="68DDFB1D">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D11B08" w14:paraId="37E463E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DE814"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D39E8"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34FA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33FCA702"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8AC3E"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4A9E1"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5F109"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80454AF"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FCF2A"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7D7C"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9E85F"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3F0F059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1A50C"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5B7A5"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2F933"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7265BE7"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5AF8B"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C4AD9"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061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78DF96" w14:textId="77777777" w:rsidR="00D11B08" w:rsidRDefault="00D11B08">
            <w:pPr>
              <w:spacing w:before="100" w:beforeAutospacing="1" w:after="100" w:afterAutospacing="1"/>
              <w:rPr>
                <w:rFonts w:ascii="Times" w:eastAsia="宋体" w:hAnsi="Times" w:cs="Times"/>
                <w:sz w:val="20"/>
                <w:szCs w:val="20"/>
                <w:lang w:eastAsia="zh-CN"/>
              </w:rPr>
            </w:pPr>
          </w:p>
        </w:tc>
      </w:tr>
    </w:tbl>
    <w:p w14:paraId="25A081AA" w14:textId="77777777" w:rsidR="00D11B08" w:rsidRDefault="006B02E9">
      <w:pPr>
        <w:pStyle w:val="3"/>
      </w:pPr>
      <w:bookmarkStart w:id="198" w:name="_Toc5206154"/>
      <w:bookmarkStart w:id="199" w:name="_Toc5192596"/>
      <w:bookmarkStart w:id="200" w:name="_Toc5206304"/>
      <w:bookmarkStart w:id="201" w:name="_Toc5632235"/>
      <w:bookmarkStart w:id="202" w:name="_Toc5208511"/>
      <w:r>
        <w:t>2.6.9 Server Wants to Add New Rooms</w:t>
      </w:r>
      <w:bookmarkEnd w:id="198"/>
      <w:bookmarkEnd w:id="199"/>
      <w:bookmarkEnd w:id="200"/>
      <w:bookmarkEnd w:id="201"/>
      <w:bookmarkEnd w:id="20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45381F9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B1AF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574A0"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D11B08" w14:paraId="68782A2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12BF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168F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4C6B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2A8C"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139263B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7012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3F1DB"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8BD84A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7E80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17A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252B866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7F7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CFABB"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D11B08" w14:paraId="0B82FF1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F757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D0A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D11B08" w14:paraId="1177AB2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000B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79E7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9E43B18"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DC22C"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E501"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D11B08" w14:paraId="6F482C6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BD8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D2C45"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D11B08" w14:paraId="1532D66A"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B72D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231E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00A95"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730B178D"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5863A4"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F3813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17AFFCE2"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539E6"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3BAF3649"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9364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CDC36"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E1E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4F2E3B8B" w14:textId="77777777" w:rsidR="00D11B08" w:rsidRDefault="00D11B08">
            <w:pPr>
              <w:rPr>
                <w:rFonts w:ascii="Times" w:hAnsi="Times" w:cs="Times"/>
                <w:sz w:val="20"/>
                <w:szCs w:val="20"/>
              </w:rPr>
            </w:pPr>
          </w:p>
        </w:tc>
      </w:tr>
      <w:tr w:rsidR="00D11B08" w14:paraId="541101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272D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D0FC"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AA51CD"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0C4A89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812D5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522F9"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B5F0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6E33C6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BF4E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E7C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52D6788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D5B0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966B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61F27ADE"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A010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5147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76CE4323" w14:textId="77777777" w:rsidR="00D11B08" w:rsidRDefault="00D11B08">
            <w:pPr>
              <w:pStyle w:val="TableParagraph"/>
              <w:spacing w:line="222" w:lineRule="exact"/>
              <w:ind w:left="27"/>
              <w:rPr>
                <w:rFonts w:ascii="Times" w:eastAsia="Times New Roman" w:hAnsi="Times" w:cs="Times"/>
                <w:sz w:val="20"/>
                <w:szCs w:val="20"/>
              </w:rPr>
            </w:pPr>
          </w:p>
        </w:tc>
      </w:tr>
      <w:tr w:rsidR="00D11B08" w14:paraId="0FAA7BC7"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078E1"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A2E9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26F77C80" wp14:editId="7F7002BA">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D11B08" w14:paraId="74A8A5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B2CC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0A914"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F32A3F"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A39BFE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BA220"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76457" w14:textId="77777777" w:rsidR="00D11B08" w:rsidRDefault="006B02E9">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138B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04CA72F5"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34787"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B446" w14:textId="77777777" w:rsidR="00D11B08" w:rsidRDefault="00D11B08">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FBE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5A8D501" w14:textId="77777777" w:rsidR="00D11B08" w:rsidRDefault="006B02E9">
      <w:pPr>
        <w:pStyle w:val="3"/>
      </w:pPr>
      <w:bookmarkStart w:id="203" w:name="_Toc5192597"/>
      <w:bookmarkStart w:id="204" w:name="_Toc5206305"/>
      <w:bookmarkStart w:id="205" w:name="_Toc5632236"/>
      <w:bookmarkStart w:id="206" w:name="_Toc5208512"/>
      <w:bookmarkStart w:id="207" w:name="_Toc5206155"/>
      <w:r>
        <w:t>2.6.10 Server Wants to Remove Existing Rooms</w:t>
      </w:r>
      <w:bookmarkEnd w:id="203"/>
      <w:bookmarkEnd w:id="204"/>
      <w:bookmarkEnd w:id="205"/>
      <w:bookmarkEnd w:id="206"/>
      <w:bookmarkEnd w:id="20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4F0AB6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063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415A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3ECD76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D27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D33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BF9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94AF5"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4F3F3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2B4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2A153"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C8350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CB837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F0F8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2494CC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BA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9965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D11B08" w14:paraId="306CBADD"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C7C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70F8F"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D11B08" w14:paraId="2A0501C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988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6C15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3C2621"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EAF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37CE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63ACFEB1"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F82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D934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E2745C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D73855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3C1D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114E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9EAE"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8327851"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4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9A77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9A0EB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5C7A3C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3E710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81E1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6C02F"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5A7F7947"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589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B963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4F912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D11B08" w14:paraId="5B949C3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C6DFC"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44A8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C82D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D11B08" w14:paraId="7119B189"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8EA1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D8C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1507E"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2B57DB40"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CC4B7"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D3625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7096D8"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664F71C"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2E6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5F00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D85121B"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8AF1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299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21F07A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485F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49E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D11B08" w14:paraId="6C50DB2E"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4764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9F32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0528" behindDoc="0" locked="0" layoutInCell="1" allowOverlap="1" wp14:anchorId="07259DAC" wp14:editId="491E8BF4">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73231BCD"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24EE7D7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4B459B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F56B7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7D872"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753C6"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C7C5482"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7B105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2E932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005D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7124C37"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C59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2D47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3DFC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3402A0A4" w14:textId="77777777" w:rsidR="00D11B08" w:rsidRDefault="006B02E9">
      <w:pPr>
        <w:pStyle w:val="3"/>
      </w:pPr>
      <w:bookmarkStart w:id="208" w:name="_Toc5632237"/>
      <w:bookmarkStart w:id="209" w:name="_Toc5206306"/>
      <w:bookmarkStart w:id="210" w:name="_Toc5208513"/>
      <w:bookmarkStart w:id="211" w:name="_Toc5192598"/>
      <w:bookmarkStart w:id="212" w:name="_Toc5206156"/>
      <w:r>
        <w:t>2.6.11 Server Wants to Change the User's Permissions</w:t>
      </w:r>
      <w:bookmarkEnd w:id="208"/>
      <w:bookmarkEnd w:id="209"/>
      <w:bookmarkEnd w:id="210"/>
      <w:bookmarkEnd w:id="211"/>
      <w:bookmarkEnd w:id="21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87C9AC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9721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9E2C0"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00933F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B3C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3BE5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B103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9CF51"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0B36AD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E58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94044"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650616A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7E0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B7EA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A3086D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F933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F14DF"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6EABC26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48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1C6F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6E1C8B2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D07C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090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5ECC006E"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22A75"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3B0A1"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5F66DB0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964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929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2B0A96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972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8AE2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980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06D2217"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0D19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B63F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BFB41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FF09258"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C17B4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287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45FC65"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341277A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2B2A2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C575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F30D2"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33F0B31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CF3615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531C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D2D5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4F97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7C945D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AEE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C9839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A882C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82B3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5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EDAFE59"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A3B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BEA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BEF37FD"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33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9958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480" behindDoc="0" locked="0" layoutInCell="1" allowOverlap="1" wp14:anchorId="33EBD985" wp14:editId="7A04A0E6">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D3B2EDE"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7281E305"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D54969E"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EAC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3D173"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7293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6B3B0D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23065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7E4E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4E72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9D89042"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93BF09"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14861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5D8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2FEC1" w14:textId="77777777" w:rsidR="00D11B08" w:rsidRDefault="006B02E9">
      <w:pPr>
        <w:pStyle w:val="3"/>
      </w:pPr>
      <w:bookmarkStart w:id="213" w:name="_Toc5206157"/>
      <w:bookmarkStart w:id="214" w:name="_Toc5192599"/>
      <w:bookmarkStart w:id="215" w:name="_Toc5632238"/>
      <w:bookmarkStart w:id="216" w:name="_Toc5206307"/>
      <w:bookmarkStart w:id="217" w:name="_Toc5208514"/>
      <w:r>
        <w:t>2.6.12 Server Wants to Add New Actuators</w:t>
      </w:r>
      <w:bookmarkEnd w:id="213"/>
      <w:bookmarkEnd w:id="214"/>
      <w:bookmarkEnd w:id="215"/>
      <w:bookmarkEnd w:id="216"/>
      <w:bookmarkEnd w:id="21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602AF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4169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38F06"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4D1A49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1DD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B6D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07A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C31AA"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DEA6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B78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12FF9"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2B2005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8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ADA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7051DB4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E3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5030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28E2122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6851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DA4A5"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25DB7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E3A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E68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FCE807"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51F6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3011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D06EED8"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E423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FF50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1D1A18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5B94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08B7D"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141FF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EA279A9"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43A1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4807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1D48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13B7293"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221A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8B66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A5CEB"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295D6B49"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724A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5FDC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660DE"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5CECB63"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66EDC46"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E98C95"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331C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89C3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2CC5A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55C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993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42549E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799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0B5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237298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05E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200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5D59DB8"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1B9D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39970" w14:textId="77777777" w:rsidR="00D11B08" w:rsidRDefault="00D11B08">
            <w:pPr>
              <w:pStyle w:val="TableParagraph"/>
              <w:spacing w:before="6"/>
              <w:rPr>
                <w:rFonts w:ascii="Times New Roman" w:eastAsia="Times New Roman" w:hAnsi="Times New Roman" w:cs="Times New Roman"/>
                <w:sz w:val="19"/>
                <w:szCs w:val="19"/>
              </w:rPr>
            </w:pPr>
          </w:p>
          <w:p w14:paraId="78A25532"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9504" behindDoc="0" locked="0" layoutInCell="1" allowOverlap="1" wp14:anchorId="1E9D92BD" wp14:editId="1E1327D1">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06AB5481"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BD2E41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0994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4EEF7" w14:textId="77777777" w:rsidR="00D11B08" w:rsidRDefault="006B02E9">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06015" w14:textId="77777777" w:rsidR="00D11B08" w:rsidRDefault="006B02E9">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D11B08" w14:paraId="155A308C"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083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F73F5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44C58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96E365B"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52B4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AE48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E6B7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837BE" w14:textId="77777777" w:rsidR="00D11B08" w:rsidRDefault="006B02E9">
      <w:pPr>
        <w:pStyle w:val="3"/>
      </w:pPr>
      <w:bookmarkStart w:id="218" w:name="_Toc5632239"/>
      <w:bookmarkStart w:id="219" w:name="_Toc5206158"/>
      <w:bookmarkStart w:id="220" w:name="_Toc5208515"/>
      <w:bookmarkStart w:id="221" w:name="_Toc5192600"/>
      <w:bookmarkStart w:id="222" w:name="_Toc5206308"/>
      <w:r>
        <w:t>2.6.13 Server Wants to Remove Actuators from a Room</w:t>
      </w:r>
      <w:bookmarkEnd w:id="218"/>
      <w:bookmarkEnd w:id="219"/>
      <w:bookmarkEnd w:id="220"/>
      <w:bookmarkEnd w:id="221"/>
      <w:bookmarkEnd w:id="22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952F00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697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CB972"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24B8F75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F1D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B31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C5B8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0AEA6"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083E7C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580B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7206D"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6C047A8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00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C8A59"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AF5C76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E8E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E404E"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D11B08" w14:paraId="766DBB7B"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FAD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BAD8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D11B08" w14:paraId="436DDD2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65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8317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FD539E2"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9C28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7EEEA"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D11B08" w14:paraId="006D16EE"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A79C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DB51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4D9BE7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6376A454"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5C4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3373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A096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2E98294"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B1F6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09A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279D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24A771D"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32E3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02A7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A5CE4"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43E15F07"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86D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44D0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ABF4F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D11B08" w14:paraId="022CFFCA"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76B55"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AD62E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865FB"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D11B08" w14:paraId="421B18B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5DA54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B484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318DD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00812F8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910E3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C03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152C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C70B0"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A01E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8A26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E10A233"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BED2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5A32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A7D490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B5D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316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D11B08" w14:paraId="7A53219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753A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2945" w14:textId="77777777" w:rsidR="00D11B08" w:rsidRDefault="00D11B08">
            <w:pPr>
              <w:pStyle w:val="TableParagraph"/>
              <w:spacing w:before="6"/>
              <w:rPr>
                <w:rFonts w:ascii="Times New Roman" w:eastAsia="Times New Roman" w:hAnsi="Times New Roman" w:cs="Times New Roman"/>
                <w:sz w:val="19"/>
                <w:szCs w:val="19"/>
              </w:rPr>
            </w:pPr>
          </w:p>
          <w:p w14:paraId="473C178E"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5FEB3785" wp14:editId="5DBDC4CD">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6760741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45B033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DCD9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50B5E"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21C77"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5BF4A460"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7CD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56D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FDE986"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8D88B4E"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2E9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E3A2B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582D1"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D11B08" w14:paraId="67C70B95"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50115"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762F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D4E0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6D36BB9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313DFC3"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1445D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84CD4"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8474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08889EC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7C1BA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lastRenderedPageBreak/>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3E7B8A"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8161F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CA83A" w14:textId="77777777" w:rsidR="00D11B08" w:rsidRDefault="006B02E9">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5D5E5FA8" w14:textId="77777777" w:rsidR="00D11B08" w:rsidRDefault="00D11B08">
            <w:pPr>
              <w:spacing w:before="100" w:beforeAutospacing="1" w:after="100" w:afterAutospacing="1"/>
              <w:rPr>
                <w:rFonts w:ascii="Times" w:eastAsia="宋体" w:hAnsi="Times" w:cs="Times New Roman"/>
                <w:sz w:val="20"/>
                <w:szCs w:val="20"/>
                <w:lang w:eastAsia="zh-CN"/>
              </w:rPr>
            </w:pPr>
          </w:p>
        </w:tc>
      </w:tr>
      <w:tr w:rsidR="00D11B08" w14:paraId="53F04EB5"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FFD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0D776" w14:textId="77777777" w:rsidR="00D11B08" w:rsidRDefault="00D11B08">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68D87"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508475A" w14:textId="77777777" w:rsidR="00D11B08" w:rsidRDefault="006B02E9">
      <w:pPr>
        <w:pStyle w:val="2"/>
      </w:pPr>
      <w:bookmarkStart w:id="223" w:name="_Toc5208516"/>
      <w:bookmarkStart w:id="224" w:name="_Toc5206309"/>
      <w:bookmarkStart w:id="225" w:name="_Toc5192601"/>
      <w:bookmarkStart w:id="226" w:name="_Toc5206159"/>
      <w:bookmarkStart w:id="227" w:name="_Toc5632240"/>
      <w:bookmarkStart w:id="228" w:name="_Toc5206161"/>
      <w:bookmarkStart w:id="229" w:name="_Toc5206311"/>
      <w:bookmarkStart w:id="230" w:name="_Toc5192603"/>
      <w:bookmarkStart w:id="231" w:name="_Toc5208520"/>
      <w:r>
        <w:t>2.7 Use Cases of Hardware</w:t>
      </w:r>
      <w:bookmarkEnd w:id="223"/>
      <w:bookmarkEnd w:id="224"/>
      <w:bookmarkEnd w:id="225"/>
      <w:bookmarkEnd w:id="226"/>
      <w:bookmarkEnd w:id="227"/>
    </w:p>
    <w:p w14:paraId="69A61A1D" w14:textId="77777777" w:rsidR="00D11B08" w:rsidRDefault="006B02E9">
      <w:pPr>
        <w:rPr>
          <w:lang w:eastAsia="en-US"/>
        </w:rPr>
      </w:pPr>
      <w:r>
        <w:rPr>
          <w:lang w:eastAsia="en-US"/>
        </w:rPr>
        <w:t>This section is written for developer who wants to know the functions of hardware.</w:t>
      </w:r>
    </w:p>
    <w:p w14:paraId="2444C33F" w14:textId="77777777" w:rsidR="00D11B08" w:rsidRDefault="006B02E9">
      <w:pPr>
        <w:pStyle w:val="3"/>
      </w:pPr>
      <w:bookmarkStart w:id="232" w:name="_Toc5208517"/>
      <w:bookmarkStart w:id="233" w:name="_Toc5632241"/>
      <w:bookmarkStart w:id="234" w:name="_Toc5206160"/>
      <w:bookmarkStart w:id="235" w:name="_Toc5192602"/>
      <w:bookmarkStart w:id="236" w:name="_Toc5206310"/>
      <w:r>
        <w:t>2.7.1 Sensors &amp; Lights Wants to Send the Status</w:t>
      </w:r>
      <w:bookmarkEnd w:id="232"/>
      <w:bookmarkEnd w:id="233"/>
      <w:bookmarkEnd w:id="234"/>
      <w:bookmarkEnd w:id="235"/>
      <w:bookmarkEnd w:id="236"/>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75E08516" w14:textId="77777777">
        <w:tc>
          <w:tcPr>
            <w:tcW w:w="1980" w:type="dxa"/>
          </w:tcPr>
          <w:p w14:paraId="7D03134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7A06E73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D11B08" w14:paraId="68EFEF38" w14:textId="77777777">
        <w:tc>
          <w:tcPr>
            <w:tcW w:w="1980" w:type="dxa"/>
          </w:tcPr>
          <w:p w14:paraId="415E9D0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65BB992B"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D11B08" w14:paraId="5D3485D9" w14:textId="77777777">
        <w:tc>
          <w:tcPr>
            <w:tcW w:w="1980" w:type="dxa"/>
          </w:tcPr>
          <w:p w14:paraId="57B9271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751C63F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D11B08" w14:paraId="1C2C1C17" w14:textId="77777777">
        <w:tc>
          <w:tcPr>
            <w:tcW w:w="1980" w:type="dxa"/>
          </w:tcPr>
          <w:p w14:paraId="42FFC4C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692DC6AF"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D11B08" w14:paraId="7CA19ADA" w14:textId="77777777">
        <w:tc>
          <w:tcPr>
            <w:tcW w:w="1980" w:type="dxa"/>
          </w:tcPr>
          <w:p w14:paraId="633E632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6B6E2C2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D11B08" w14:paraId="0A356275" w14:textId="77777777">
        <w:tc>
          <w:tcPr>
            <w:tcW w:w="1980" w:type="dxa"/>
          </w:tcPr>
          <w:p w14:paraId="5EBE9B99"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516426E8"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2DC9260D" w14:textId="77777777">
        <w:tc>
          <w:tcPr>
            <w:tcW w:w="1980" w:type="dxa"/>
          </w:tcPr>
          <w:p w14:paraId="3D0EE39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7F3EF851"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5BD05D3D" w14:textId="77777777">
        <w:tc>
          <w:tcPr>
            <w:tcW w:w="1980" w:type="dxa"/>
          </w:tcPr>
          <w:p w14:paraId="18C5867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6CC4FAA4"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D11B08" w14:paraId="2AE62B49" w14:textId="77777777">
        <w:tc>
          <w:tcPr>
            <w:tcW w:w="1980" w:type="dxa"/>
          </w:tcPr>
          <w:p w14:paraId="6395CA25"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0478D73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D11B08" w14:paraId="2FF02A14" w14:textId="77777777">
        <w:tc>
          <w:tcPr>
            <w:tcW w:w="1980" w:type="dxa"/>
          </w:tcPr>
          <w:p w14:paraId="5B17471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27101B33"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D11B08" w14:paraId="6B780BA4" w14:textId="77777777">
        <w:tc>
          <w:tcPr>
            <w:tcW w:w="1980" w:type="dxa"/>
          </w:tcPr>
          <w:p w14:paraId="2B8AFDB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E34DF2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1D629EE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D11B08" w14:paraId="387F3B87" w14:textId="77777777">
        <w:tc>
          <w:tcPr>
            <w:tcW w:w="1980" w:type="dxa"/>
          </w:tcPr>
          <w:p w14:paraId="77638417"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3FCF6DC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13B24149" w14:textId="77777777" w:rsidR="00D11B08" w:rsidRDefault="00D11B08">
            <w:pPr>
              <w:pStyle w:val="TableParagraph"/>
              <w:spacing w:line="222" w:lineRule="exact"/>
              <w:ind w:left="27"/>
              <w:rPr>
                <w:rFonts w:ascii="Times New Roman"/>
                <w:spacing w:val="-1"/>
                <w:w w:val="120"/>
                <w:kern w:val="0"/>
                <w:sz w:val="20"/>
              </w:rPr>
            </w:pPr>
          </w:p>
        </w:tc>
      </w:tr>
      <w:tr w:rsidR="00D11B08" w14:paraId="16E18DF3" w14:textId="77777777">
        <w:tc>
          <w:tcPr>
            <w:tcW w:w="1980" w:type="dxa"/>
          </w:tcPr>
          <w:p w14:paraId="041B71C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BE7A612"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70DAD9C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D11B08" w14:paraId="62ABE608" w14:textId="77777777">
        <w:tc>
          <w:tcPr>
            <w:tcW w:w="1980" w:type="dxa"/>
          </w:tcPr>
          <w:p w14:paraId="660F510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74A5859C"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0D03B7B9" w14:textId="77777777" w:rsidR="00D11B08" w:rsidRDefault="00D11B08">
            <w:pPr>
              <w:pStyle w:val="TableParagraph"/>
              <w:spacing w:line="222" w:lineRule="exact"/>
              <w:ind w:left="27"/>
              <w:rPr>
                <w:rFonts w:ascii="Times New Roman"/>
                <w:spacing w:val="-1"/>
                <w:w w:val="120"/>
                <w:kern w:val="0"/>
                <w:sz w:val="20"/>
              </w:rPr>
            </w:pPr>
          </w:p>
        </w:tc>
      </w:tr>
      <w:tr w:rsidR="00D11B08" w14:paraId="713795A1" w14:textId="77777777">
        <w:tc>
          <w:tcPr>
            <w:tcW w:w="1980" w:type="dxa"/>
          </w:tcPr>
          <w:p w14:paraId="77A4B91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055D8EA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D11B08" w14:paraId="3C4F64F5" w14:textId="77777777">
        <w:tc>
          <w:tcPr>
            <w:tcW w:w="1980" w:type="dxa"/>
          </w:tcPr>
          <w:p w14:paraId="7C743B5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214A01E" w14:textId="77777777" w:rsidR="00D11B08" w:rsidRDefault="006B02E9">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433E45B" wp14:editId="65CC68DF">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4CE0DE79" w14:textId="77777777" w:rsidR="00D11B08" w:rsidRDefault="006B02E9">
      <w:pPr>
        <w:pStyle w:val="3"/>
      </w:pPr>
      <w:bookmarkStart w:id="237" w:name="_Toc5632242"/>
      <w:bookmarkStart w:id="238" w:name="_Toc5208518"/>
      <w:r>
        <w:rPr>
          <w:rFonts w:eastAsia="Times New Roman"/>
        </w:rPr>
        <w:t>2.</w:t>
      </w:r>
      <w:r>
        <w:rPr>
          <w:rFonts w:hint="eastAsia"/>
        </w:rPr>
        <w:t>7.2 hardware sends signals and gets command</w:t>
      </w:r>
      <w:bookmarkEnd w:id="237"/>
      <w:bookmarkEnd w:id="238"/>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F0BD2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3AF2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32289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17170D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9A88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A7A39E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0D144A"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6D01089"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5FAF71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67BD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8EE794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283655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A26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F4F3B6"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010B97C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374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91621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716E8E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9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EFB1558"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51E0E40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9501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0F454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D11B08" w14:paraId="78C437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9875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2CD4B0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615C36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153C1"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E76DF2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3A33F5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94A0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5E696CC" w14:textId="77777777" w:rsidR="00D11B08" w:rsidRDefault="00D11B08">
            <w:pPr>
              <w:pStyle w:val="TableParagraph"/>
              <w:spacing w:line="222" w:lineRule="exact"/>
              <w:ind w:left="27"/>
              <w:rPr>
                <w:rFonts w:ascii="Times New Roman"/>
                <w:w w:val="120"/>
                <w:sz w:val="20"/>
                <w:lang w:eastAsia="zh-CN"/>
              </w:rPr>
            </w:pPr>
          </w:p>
        </w:tc>
      </w:tr>
      <w:tr w:rsidR="00D11B08" w14:paraId="1EFEDF4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6690C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711FE64"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592575"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6A4D05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32C7B41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543996"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6431EC8F"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1253C663"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27CDCB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088467"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ACC126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31EAA8A0"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D11B08" w14:paraId="548FFED1" w14:textId="77777777">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32EE89A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237C4D"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60644507"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1B8FA15"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305EB79E"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3CB706E3" w14:textId="77777777" w:rsidR="00D11B08" w:rsidRDefault="00D11B08">
            <w:pPr>
              <w:pStyle w:val="TableParagraph"/>
              <w:spacing w:line="222" w:lineRule="exact"/>
              <w:rPr>
                <w:rFonts w:ascii="Times New Roman" w:eastAsia="宋体"/>
                <w:w w:val="120"/>
                <w:sz w:val="20"/>
                <w:lang w:eastAsia="zh-CN"/>
              </w:rPr>
            </w:pPr>
          </w:p>
        </w:tc>
      </w:tr>
      <w:tr w:rsidR="00D11B08" w14:paraId="1D4257BB" w14:textId="77777777">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32F754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B357CC"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13C04A1"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768A4DF5"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32DD960F"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79D28B99" w14:textId="77777777" w:rsidR="00D11B08" w:rsidRDefault="00D11B08">
            <w:pPr>
              <w:pStyle w:val="TableParagraph"/>
              <w:spacing w:line="222" w:lineRule="exact"/>
              <w:rPr>
                <w:rFonts w:ascii="Times New Roman" w:eastAsia="宋体"/>
                <w:w w:val="120"/>
                <w:sz w:val="20"/>
                <w:lang w:eastAsia="zh-CN"/>
              </w:rPr>
            </w:pPr>
          </w:p>
        </w:tc>
      </w:tr>
      <w:tr w:rsidR="00D11B08" w14:paraId="20EA2E5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2C71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4FEE0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25924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037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A5E8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0FE2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9D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1A2E3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E586F7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0D79A8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A4F1744" w14:textId="77777777" w:rsidR="00D11B08" w:rsidRDefault="006B02E9">
            <w:pPr>
              <w:pStyle w:val="af"/>
              <w:spacing w:before="0" w:beforeAutospacing="0" w:after="0" w:afterAutospacing="0"/>
            </w:pPr>
            <w:r>
              <w:rPr>
                <w:noProof/>
                <w:lang w:eastAsia="zh-CN"/>
              </w:rPr>
              <w:drawing>
                <wp:inline distT="0" distB="0" distL="114300" distR="114300" wp14:anchorId="6DE02FD7" wp14:editId="4C983C79">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8">
                            <a:grayscl/>
                          </a:blip>
                          <a:stretch>
                            <a:fillRect/>
                          </a:stretch>
                        </pic:blipFill>
                        <pic:spPr>
                          <a:xfrm>
                            <a:off x="0" y="0"/>
                            <a:ext cx="4486275" cy="2701925"/>
                          </a:xfrm>
                          <a:prstGeom prst="rect">
                            <a:avLst/>
                          </a:prstGeom>
                          <a:noFill/>
                          <a:ln w="9525">
                            <a:noFill/>
                          </a:ln>
                        </pic:spPr>
                      </pic:pic>
                    </a:graphicData>
                  </a:graphic>
                </wp:inline>
              </w:drawing>
            </w:r>
          </w:p>
          <w:p w14:paraId="673C3B6E" w14:textId="77777777" w:rsidR="00D11B08" w:rsidRDefault="00D11B08">
            <w:pPr>
              <w:pStyle w:val="af"/>
              <w:spacing w:before="0" w:beforeAutospacing="0" w:after="0" w:afterAutospacing="0"/>
            </w:pPr>
          </w:p>
          <w:p w14:paraId="0CC0DFDA"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24E3230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8BD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4554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D3294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47CC2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C3405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5876AE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71CBC9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1145596B" w14:textId="77777777" w:rsidR="00D11B08" w:rsidRDefault="006B02E9">
      <w:pPr>
        <w:pStyle w:val="3"/>
      </w:pPr>
      <w:bookmarkStart w:id="239" w:name="_Toc5632243"/>
      <w:bookmarkStart w:id="240" w:name="_Toc5208519"/>
      <w:r>
        <w:rPr>
          <w:rFonts w:eastAsia="Times New Roman"/>
        </w:rPr>
        <w:t>2.</w:t>
      </w:r>
      <w:r>
        <w:rPr>
          <w:rFonts w:hint="eastAsia"/>
        </w:rPr>
        <w:t xml:space="preserve">7.3 Server gets signals from </w:t>
      </w:r>
      <w:r>
        <w:t>communication module</w:t>
      </w:r>
      <w:bookmarkEnd w:id="239"/>
      <w:bookmarkEnd w:id="24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88061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8406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00AC6F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E1D2C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3A8E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6C571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4550C68"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DC9B47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0C85D9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3CFF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F257EF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0E820D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F13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BE9C61"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5604E2E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4FC6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57FE1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A8BBE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82D6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A7160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D11B08" w14:paraId="068A01D4" w14:textId="77777777">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E0913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440BEC"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D11B08" w14:paraId="3ECF9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4D2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7ADBA4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2444B0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B29DC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B5CDAD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5035B3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2351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0C701C" w14:textId="77777777" w:rsidR="00D11B08" w:rsidRDefault="00D11B08">
            <w:pPr>
              <w:pStyle w:val="TableParagraph"/>
              <w:spacing w:line="222" w:lineRule="exact"/>
              <w:ind w:left="27"/>
              <w:rPr>
                <w:rFonts w:ascii="Times New Roman"/>
                <w:w w:val="120"/>
                <w:sz w:val="20"/>
                <w:lang w:eastAsia="zh-CN"/>
              </w:rPr>
            </w:pPr>
          </w:p>
        </w:tc>
      </w:tr>
      <w:tr w:rsidR="00D11B08" w14:paraId="38DD264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41EB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5BB60A"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86369C3"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29529826"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1712FDE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A2C3D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554092F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75ED54F1" w14:textId="77777777">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60A3A6CB" w14:textId="77777777" w:rsidR="00D11B08" w:rsidRDefault="006B02E9">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142B468"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770FBA84" w14:textId="77777777" w:rsidR="00D11B08" w:rsidRDefault="006B02E9">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317357C3"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30FA91F5"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BE2DBC" w14:textId="77777777" w:rsidR="00D11B08" w:rsidRDefault="00D11B08">
            <w:pPr>
              <w:pStyle w:val="TableParagraph"/>
              <w:spacing w:line="222" w:lineRule="exact"/>
              <w:ind w:left="27"/>
              <w:rPr>
                <w:rFonts w:ascii="Times New Roman"/>
                <w:w w:val="120"/>
                <w:sz w:val="20"/>
                <w:lang w:eastAsia="zh-CN"/>
              </w:rPr>
            </w:pPr>
          </w:p>
        </w:tc>
      </w:tr>
      <w:tr w:rsidR="00D11B08" w14:paraId="7D6078DE"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2CE0A4F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25D560"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63779372" w14:textId="77777777" w:rsidR="00D11B08" w:rsidRDefault="00D11B08">
            <w:pPr>
              <w:pStyle w:val="TableParagraph"/>
              <w:spacing w:line="222" w:lineRule="exact"/>
              <w:rPr>
                <w:rFonts w:ascii="Times New Roman" w:eastAsia="宋体"/>
                <w:w w:val="120"/>
                <w:sz w:val="20"/>
                <w:lang w:eastAsia="zh-CN"/>
              </w:rPr>
            </w:pPr>
          </w:p>
        </w:tc>
      </w:tr>
      <w:tr w:rsidR="00D11B08" w14:paraId="35966D1D"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7909D18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8B85C66"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BD70A0"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D11B08" w14:paraId="63E0399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E4B3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ED45C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09F16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0DD4E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ACAE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A5C12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2184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DE39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B931C2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9329593"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A115F2" w14:textId="77777777" w:rsidR="00D11B08" w:rsidRDefault="006B02E9">
            <w:pPr>
              <w:pStyle w:val="af"/>
              <w:spacing w:before="0" w:beforeAutospacing="0" w:after="0" w:afterAutospacing="0"/>
            </w:pPr>
            <w:r>
              <w:rPr>
                <w:noProof/>
                <w:lang w:eastAsia="zh-CN"/>
              </w:rPr>
              <w:drawing>
                <wp:inline distT="0" distB="0" distL="114300" distR="114300" wp14:anchorId="0754C10E" wp14:editId="597EFA6B">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69">
                            <a:grayscl/>
                          </a:blip>
                          <a:stretch>
                            <a:fillRect/>
                          </a:stretch>
                        </pic:blipFill>
                        <pic:spPr>
                          <a:xfrm>
                            <a:off x="0" y="0"/>
                            <a:ext cx="4490720" cy="3319780"/>
                          </a:xfrm>
                          <a:prstGeom prst="rect">
                            <a:avLst/>
                          </a:prstGeom>
                          <a:noFill/>
                          <a:ln w="9525">
                            <a:noFill/>
                          </a:ln>
                        </pic:spPr>
                      </pic:pic>
                    </a:graphicData>
                  </a:graphic>
                </wp:inline>
              </w:drawing>
            </w:r>
          </w:p>
          <w:p w14:paraId="42D3D42F" w14:textId="77777777" w:rsidR="00D11B08" w:rsidRDefault="00D11B08">
            <w:pPr>
              <w:pStyle w:val="af"/>
              <w:spacing w:before="0" w:beforeAutospacing="0" w:after="0" w:afterAutospacing="0"/>
            </w:pPr>
          </w:p>
          <w:p w14:paraId="537FDECC"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017DF90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AB57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434CF3"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5EBC8AA"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406477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C832A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4BFCB9"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52B1228"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940A419" w14:textId="77777777" w:rsidR="00D11B08" w:rsidRDefault="006B02E9">
      <w:pPr>
        <w:pStyle w:val="1"/>
      </w:pPr>
      <w:bookmarkStart w:id="241" w:name="_Toc5632244"/>
      <w:r>
        <w:lastRenderedPageBreak/>
        <w:t>3.    Detailed Requirements</w:t>
      </w:r>
      <w:bookmarkEnd w:id="228"/>
      <w:bookmarkEnd w:id="229"/>
      <w:bookmarkEnd w:id="230"/>
      <w:bookmarkEnd w:id="231"/>
      <w:bookmarkEnd w:id="241"/>
    </w:p>
    <w:p w14:paraId="6FE453F5" w14:textId="77777777" w:rsidR="00D11B08" w:rsidRDefault="006B02E9">
      <w:pPr>
        <w:pStyle w:val="2"/>
      </w:pPr>
      <w:bookmarkStart w:id="242" w:name="_Toc5206162"/>
      <w:bookmarkStart w:id="243" w:name="_Toc5632245"/>
      <w:bookmarkStart w:id="244" w:name="_Toc5206312"/>
      <w:bookmarkStart w:id="245" w:name="_Toc5192604"/>
      <w:bookmarkStart w:id="246" w:name="_Toc5208521"/>
      <w:r>
        <w:t>3.1 System Inputs and Outputs for Customers</w:t>
      </w:r>
      <w:bookmarkEnd w:id="242"/>
      <w:bookmarkEnd w:id="243"/>
      <w:bookmarkEnd w:id="244"/>
      <w:bookmarkEnd w:id="245"/>
      <w:bookmarkEnd w:id="246"/>
    </w:p>
    <w:p w14:paraId="2575C808" w14:textId="77777777" w:rsidR="00D11B08" w:rsidRDefault="006B02E9">
      <w:pPr>
        <w:pStyle w:val="3"/>
      </w:pPr>
      <w:bookmarkStart w:id="247" w:name="_Toc5206163"/>
      <w:bookmarkStart w:id="248" w:name="_Toc5208522"/>
      <w:bookmarkStart w:id="249" w:name="_Toc5206313"/>
      <w:bookmarkStart w:id="250" w:name="_Toc5192605"/>
      <w:bookmarkStart w:id="251" w:name="_Toc5632246"/>
      <w:bookmarkStart w:id="252" w:name="_Toc5208526"/>
      <w:bookmarkStart w:id="253" w:name="_Toc5206167"/>
      <w:bookmarkStart w:id="254" w:name="_Toc5206317"/>
      <w:bookmarkStart w:id="255" w:name="_Toc5192609"/>
      <w:r>
        <w:rPr>
          <w:rFonts w:hint="eastAsia"/>
        </w:rPr>
        <w:t>3</w:t>
      </w:r>
      <w:r>
        <w:t>.1.1</w:t>
      </w:r>
      <w:r>
        <w:rPr>
          <w:rFonts w:hint="eastAsia"/>
        </w:rPr>
        <w:t> </w:t>
      </w:r>
      <w:bookmarkStart w:id="256" w:name="input"/>
      <w:r>
        <w:rPr>
          <w:rFonts w:hint="eastAsia"/>
        </w:rPr>
        <w:t>Inputs</w:t>
      </w:r>
      <w:bookmarkEnd w:id="256"/>
      <w:r>
        <w:t xml:space="preserve"> for Web</w:t>
      </w:r>
      <w:bookmarkEnd w:id="247"/>
      <w:bookmarkEnd w:id="248"/>
      <w:bookmarkEnd w:id="249"/>
      <w:bookmarkEnd w:id="250"/>
      <w:bookmarkEnd w:id="251"/>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57" w:name="_Toc5208523"/>
      <w:bookmarkStart w:id="258" w:name="_Toc5206314"/>
      <w:bookmarkStart w:id="259" w:name="_Toc5632247"/>
      <w:bookmarkStart w:id="260" w:name="_Toc5206164"/>
      <w:bookmarkStart w:id="261" w:name="_Toc5192606"/>
      <w:r>
        <w:rPr>
          <w:rFonts w:hint="eastAsia"/>
        </w:rPr>
        <w:t>3</w:t>
      </w:r>
      <w:r>
        <w:t>.1.2 Output</w:t>
      </w:r>
      <w:r>
        <w:rPr>
          <w:rFonts w:hint="eastAsia"/>
        </w:rPr>
        <w:t>s</w:t>
      </w:r>
      <w:r>
        <w:t xml:space="preserve"> for Web</w:t>
      </w:r>
      <w:bookmarkEnd w:id="257"/>
      <w:bookmarkEnd w:id="258"/>
      <w:bookmarkEnd w:id="259"/>
      <w:bookmarkEnd w:id="260"/>
      <w:bookmarkEnd w:id="261"/>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62" w:name="_Toc5192607"/>
      <w:bookmarkStart w:id="263" w:name="_Toc5208524"/>
      <w:bookmarkStart w:id="264" w:name="_Toc5206165"/>
      <w:bookmarkStart w:id="265" w:name="_Toc5206315"/>
      <w:bookmarkStart w:id="266" w:name="_Toc5632248"/>
      <w:r>
        <w:t>3.1.3 Inputs for APP</w:t>
      </w:r>
      <w:bookmarkEnd w:id="262"/>
      <w:bookmarkEnd w:id="263"/>
      <w:bookmarkEnd w:id="264"/>
      <w:bookmarkEnd w:id="265"/>
      <w:bookmarkEnd w:id="266"/>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67" w:name="_Toc5206166"/>
      <w:bookmarkStart w:id="268" w:name="_Toc5206316"/>
      <w:bookmarkStart w:id="269" w:name="_Toc5192608"/>
      <w:bookmarkStart w:id="270" w:name="_Toc5208525"/>
      <w:bookmarkStart w:id="271" w:name="_Toc5632249"/>
      <w:r>
        <w:t>3.1.4 Outputs for APP</w:t>
      </w:r>
      <w:bookmarkEnd w:id="267"/>
      <w:bookmarkEnd w:id="268"/>
      <w:bookmarkEnd w:id="269"/>
      <w:bookmarkEnd w:id="270"/>
      <w:bookmarkEnd w:id="271"/>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72" w:name="_Toc5632250"/>
      <w:r>
        <w:rPr>
          <w:rFonts w:hint="eastAsia"/>
        </w:rPr>
        <w:t>3</w:t>
      </w:r>
      <w:r>
        <w:t>.2 Detailed Output Behavior for Customers</w:t>
      </w:r>
      <w:bookmarkEnd w:id="252"/>
      <w:bookmarkEnd w:id="253"/>
      <w:bookmarkEnd w:id="254"/>
      <w:bookmarkEnd w:id="255"/>
      <w:bookmarkEnd w:id="272"/>
    </w:p>
    <w:p w14:paraId="54290B6A" w14:textId="77777777" w:rsidR="00D11B08" w:rsidRDefault="006B02E9">
      <w:pPr>
        <w:pStyle w:val="3"/>
      </w:pPr>
      <w:bookmarkStart w:id="273" w:name="_Toc5192610"/>
      <w:bookmarkStart w:id="274" w:name="_Toc5206168"/>
      <w:bookmarkStart w:id="275" w:name="_Toc5206318"/>
      <w:bookmarkStart w:id="276" w:name="_Toc5208527"/>
      <w:bookmarkStart w:id="277" w:name="_Toc5632251"/>
      <w:r>
        <w:t>3.2.1 For Web</w:t>
      </w:r>
      <w:bookmarkEnd w:id="273"/>
      <w:bookmarkEnd w:id="274"/>
      <w:bookmarkEnd w:id="275"/>
      <w:bookmarkEnd w:id="276"/>
      <w:bookmarkEnd w:id="277"/>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w:t>
      </w:r>
      <w:r>
        <w:rPr>
          <w:rFonts w:cs="Helvetica" w:hint="eastAsia"/>
          <w:color w:val="111111"/>
          <w:lang w:eastAsia="zh-CN"/>
        </w:rPr>
        <w:lastRenderedPageBreak/>
        <w:t xml:space="preserve">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78" w:name="_Toc5192611"/>
      <w:bookmarkStart w:id="279" w:name="_Toc5206169"/>
      <w:bookmarkStart w:id="280" w:name="_Toc5632252"/>
      <w:bookmarkStart w:id="281" w:name="_Toc5206319"/>
      <w:bookmarkStart w:id="282" w:name="_Toc5208528"/>
      <w:r>
        <w:t>3.2.2 For APP</w:t>
      </w:r>
      <w:bookmarkEnd w:id="278"/>
      <w:bookmarkEnd w:id="279"/>
      <w:bookmarkEnd w:id="280"/>
      <w:bookmarkEnd w:id="281"/>
      <w:bookmarkEnd w:id="282"/>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lastRenderedPageBreak/>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83" w:name="_Toc5206170"/>
      <w:bookmarkStart w:id="284" w:name="_Toc5206320"/>
      <w:bookmarkStart w:id="285" w:name="_Toc5192612"/>
      <w:bookmarkStart w:id="286" w:name="_Toc5632253"/>
      <w:bookmarkStart w:id="287" w:name="_Toc5208529"/>
      <w:r>
        <w:t>3.3 System Inputs and Outputs for Developer</w:t>
      </w:r>
      <w:bookmarkEnd w:id="283"/>
      <w:bookmarkEnd w:id="284"/>
      <w:bookmarkEnd w:id="285"/>
      <w:bookmarkEnd w:id="286"/>
      <w:bookmarkEnd w:id="287"/>
    </w:p>
    <w:p w14:paraId="368856ED" w14:textId="77777777" w:rsidR="00D11B08" w:rsidRDefault="006B02E9">
      <w:pPr>
        <w:pStyle w:val="3"/>
      </w:pPr>
      <w:bookmarkStart w:id="288" w:name="_Toc5206321"/>
      <w:bookmarkStart w:id="289" w:name="_Toc5192613"/>
      <w:bookmarkStart w:id="290" w:name="_Toc5206171"/>
      <w:bookmarkStart w:id="291" w:name="_Toc5208530"/>
      <w:bookmarkStart w:id="292" w:name="_Toc5632254"/>
      <w:r>
        <w:t>3.3.1 Inputs</w:t>
      </w:r>
      <w:bookmarkEnd w:id="288"/>
      <w:bookmarkEnd w:id="289"/>
      <w:bookmarkEnd w:id="290"/>
      <w:bookmarkEnd w:id="291"/>
      <w:bookmarkEnd w:id="292"/>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lastRenderedPageBreak/>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93" w:name="_Toc5208531"/>
      <w:bookmarkStart w:id="294" w:name="_Toc5192614"/>
      <w:bookmarkStart w:id="295" w:name="_Toc5206172"/>
      <w:bookmarkStart w:id="296" w:name="_Toc5206322"/>
      <w:bookmarkStart w:id="297" w:name="_Toc5632255"/>
      <w:r>
        <w:t>3.</w:t>
      </w:r>
      <w:r>
        <w:rPr>
          <w:rFonts w:hint="eastAsia"/>
        </w:rPr>
        <w:t>3</w:t>
      </w:r>
      <w:r>
        <w:t>.2 Outputs</w:t>
      </w:r>
      <w:bookmarkEnd w:id="293"/>
      <w:bookmarkEnd w:id="294"/>
      <w:bookmarkEnd w:id="295"/>
      <w:bookmarkEnd w:id="296"/>
      <w:bookmarkEnd w:id="297"/>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lastRenderedPageBreak/>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lastRenderedPageBreak/>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98" w:name="_Toc5206323"/>
      <w:bookmarkStart w:id="299" w:name="_Toc5632256"/>
      <w:bookmarkStart w:id="300" w:name="_Toc5206173"/>
      <w:bookmarkStart w:id="301" w:name="_Toc5192615"/>
      <w:bookmarkStart w:id="302" w:name="_Toc5208532"/>
      <w:r>
        <w:t>4.   Quality Requirements (Non-functional Requirements)</w:t>
      </w:r>
      <w:bookmarkEnd w:id="298"/>
      <w:bookmarkEnd w:id="299"/>
      <w:bookmarkEnd w:id="300"/>
      <w:bookmarkEnd w:id="301"/>
      <w:bookmarkEnd w:id="302"/>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303" w:name="_Toc5206324"/>
      <w:bookmarkStart w:id="304" w:name="_Toc5632257"/>
      <w:bookmarkStart w:id="305" w:name="_Toc5192616"/>
      <w:bookmarkStart w:id="306" w:name="_Toc5208533"/>
      <w:bookmarkStart w:id="307" w:name="_Toc5206174"/>
      <w:r>
        <w:t>5.  Expected Subsets</w:t>
      </w:r>
      <w:bookmarkEnd w:id="303"/>
      <w:bookmarkEnd w:id="304"/>
      <w:bookmarkEnd w:id="305"/>
      <w:bookmarkEnd w:id="306"/>
      <w:bookmarkEnd w:id="307"/>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308" w:name="_Toc5208534"/>
      <w:bookmarkStart w:id="309" w:name="_Toc5632258"/>
      <w:bookmarkStart w:id="310" w:name="_Toc5206175"/>
      <w:bookmarkStart w:id="311" w:name="_Toc5192617"/>
      <w:bookmarkStart w:id="312" w:name="_Toc5206325"/>
      <w:r>
        <w:t>6.   Fundamental Assumptions</w:t>
      </w:r>
      <w:bookmarkEnd w:id="308"/>
      <w:bookmarkEnd w:id="309"/>
      <w:bookmarkEnd w:id="310"/>
      <w:bookmarkEnd w:id="311"/>
      <w:bookmarkEnd w:id="312"/>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313" w:name="_Toc5208535"/>
      <w:bookmarkStart w:id="314" w:name="_Toc5192618"/>
      <w:bookmarkStart w:id="315" w:name="_Toc5206176"/>
      <w:bookmarkStart w:id="316" w:name="_Toc5206326"/>
      <w:bookmarkStart w:id="317" w:name="_Toc5632259"/>
      <w:r>
        <w:t>7.    Expected Changes</w:t>
      </w:r>
      <w:bookmarkEnd w:id="313"/>
      <w:bookmarkEnd w:id="314"/>
      <w:bookmarkEnd w:id="315"/>
      <w:bookmarkEnd w:id="316"/>
      <w:bookmarkEnd w:id="317"/>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318" w:name="_Toc5206327"/>
      <w:bookmarkStart w:id="319" w:name="_Toc5208536"/>
      <w:bookmarkStart w:id="320" w:name="_Toc5632260"/>
      <w:bookmarkStart w:id="321" w:name="_Toc5192619"/>
      <w:bookmarkStart w:id="322" w:name="_Toc5206177"/>
      <w:r>
        <w:t>8.    Appendices</w:t>
      </w:r>
      <w:bookmarkEnd w:id="318"/>
      <w:bookmarkEnd w:id="319"/>
      <w:bookmarkEnd w:id="320"/>
      <w:bookmarkEnd w:id="321"/>
      <w:bookmarkEnd w:id="322"/>
    </w:p>
    <w:p w14:paraId="2BCFF1E6" w14:textId="77777777" w:rsidR="00D11B08" w:rsidRDefault="006B02E9">
      <w:pPr>
        <w:pStyle w:val="2"/>
      </w:pPr>
      <w:bookmarkStart w:id="323" w:name="_Toc5192620"/>
      <w:bookmarkStart w:id="324" w:name="_Toc5206178"/>
      <w:bookmarkStart w:id="325" w:name="_Toc5632261"/>
      <w:bookmarkStart w:id="326" w:name="_Toc5208537"/>
      <w:bookmarkStart w:id="327" w:name="_Toc5206328"/>
      <w:r>
        <w:lastRenderedPageBreak/>
        <w:t>8.1    Definitions and acronyms</w:t>
      </w:r>
      <w:bookmarkEnd w:id="323"/>
      <w:bookmarkEnd w:id="324"/>
      <w:bookmarkEnd w:id="325"/>
      <w:bookmarkEnd w:id="326"/>
      <w:bookmarkEnd w:id="327"/>
    </w:p>
    <w:p w14:paraId="637FD9E5" w14:textId="77777777" w:rsidR="00D11B08" w:rsidRDefault="006B02E9">
      <w:pPr>
        <w:pStyle w:val="3"/>
      </w:pPr>
      <w:bookmarkStart w:id="328" w:name="_Toc5206329"/>
      <w:bookmarkStart w:id="329" w:name="_Toc5206179"/>
      <w:bookmarkStart w:id="330" w:name="_Toc5632262"/>
      <w:bookmarkStart w:id="331" w:name="_Toc5208538"/>
      <w:bookmarkStart w:id="332" w:name="_Toc5192621"/>
      <w:r>
        <w:t>8.1.1    Definitions</w:t>
      </w:r>
      <w:bookmarkEnd w:id="328"/>
      <w:bookmarkEnd w:id="329"/>
      <w:bookmarkEnd w:id="330"/>
      <w:bookmarkEnd w:id="331"/>
      <w:bookmarkEnd w:id="332"/>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33" w:name="_Toc5208539"/>
      <w:bookmarkStart w:id="334" w:name="_Toc5206330"/>
      <w:bookmarkStart w:id="335" w:name="_Toc5192622"/>
      <w:bookmarkStart w:id="336" w:name="_Toc5632263"/>
      <w:bookmarkStart w:id="337" w:name="_Toc5206180"/>
      <w:r>
        <w:t>8.1.2    Acronyms and abbreviations</w:t>
      </w:r>
      <w:bookmarkEnd w:id="333"/>
      <w:bookmarkEnd w:id="334"/>
      <w:bookmarkEnd w:id="335"/>
      <w:bookmarkEnd w:id="336"/>
      <w:bookmarkEnd w:id="337"/>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r w:rsidRPr="00BA66E6">
        <w:rPr>
          <w:rFonts w:hint="eastAsia"/>
        </w:rPr>
        <w:t>8.</w:t>
      </w:r>
      <w:r w:rsidRPr="00BA66E6">
        <w:t xml:space="preserve">2    </w:t>
      </w:r>
      <w:r w:rsidRPr="00BA66E6">
        <w:rPr>
          <w:rFonts w:hint="eastAsia"/>
        </w:rPr>
        <w:t>key</w:t>
      </w:r>
      <w:r w:rsidRPr="00BA66E6">
        <w:t xml:space="preserve"> technology</w:t>
      </w:r>
    </w:p>
    <w:p w14:paraId="1D3EB52F" w14:textId="77777777" w:rsidR="00BA66E6" w:rsidRPr="00BA66E6" w:rsidRDefault="00BA66E6" w:rsidP="00BA66E6">
      <w:pPr>
        <w:pStyle w:val="3"/>
      </w:pPr>
      <w:r w:rsidRPr="00BA66E6">
        <w:t>8.2.1 stocks instead of web</w:t>
      </w:r>
    </w:p>
    <w:p w14:paraId="09B989AB" w14:textId="77777777"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 stocks 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70"/>
      <w:footerReference w:type="default" r:id="rId71"/>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0" w:author="Zhang Rui" w:date="2019-04-08T07:29:00Z" w:initials="ZR">
    <w:p w14:paraId="710B0D17" w14:textId="77777777" w:rsidR="00D11B08" w:rsidRDefault="006B02E9">
      <w:pPr>
        <w:pStyle w:val="a4"/>
        <w:rPr>
          <w:lang w:eastAsia="zh-CN"/>
        </w:rPr>
      </w:pPr>
      <w:r>
        <w:rPr>
          <w:lang w:eastAsia="zh-CN"/>
        </w:rPr>
        <w:t>More clarifications needed.</w:t>
      </w:r>
    </w:p>
  </w:comment>
  <w:comment w:id="132" w:author="Pedro Miguel Mestre Alves Da Silva" w:date="2019-04-07T19:21:00Z" w:initials="PS">
    <w:p w14:paraId="03A825E5" w14:textId="77777777" w:rsidR="00D11B08" w:rsidRDefault="006B02E9">
      <w:r>
        <w:t>Because commands cannot be sent to the light directly (lights must ask for their state), "give the command" means that the new state of the light is stored in memory or database?</w:t>
      </w:r>
    </w:p>
  </w:comment>
  <w:comment w:id="130" w:author="Pedro Miguel Mestre Alves Da Silva" w:date="2019-04-07T20:35:00Z" w:initials="PS">
    <w:p w14:paraId="197F5A1B" w14:textId="77777777" w:rsidR="00D11B08" w:rsidRDefault="006B02E9">
      <w:r>
        <w:t>If this means that the command to turn on or off the lights are sent to the server, then see the comments in the previous use cases.</w:t>
      </w:r>
    </w:p>
  </w:comment>
  <w:comment w:id="135" w:author="Pedro Miguel Mestre Alves Da Silva" w:date="2019-04-07T20:36:00Z" w:initials="PS">
    <w:p w14:paraId="6D641D4D" w14:textId="77777777" w:rsidR="00D11B08" w:rsidRDefault="006B02E9">
      <w:r>
        <w:t>NC: why this time?</w:t>
      </w:r>
    </w:p>
  </w:comment>
  <w:comment w:id="136" w:author="Pedro Miguel Mestre Alves Da Silva" w:date="2019-04-07T20:34:00Z" w:initials="PS">
    <w:p w14:paraId="0D1C4646" w14:textId="77777777" w:rsidR="00D11B08" w:rsidRDefault="006B02E9">
      <w:r>
        <w:t>?</w:t>
      </w:r>
    </w:p>
  </w:comment>
  <w:comment w:id="137" w:author="Zhang Rui" w:date="2019-04-08T07:33:00Z" w:initials="ZR">
    <w:p w14:paraId="72EB7D55" w14:textId="77777777" w:rsidR="00D11B08" w:rsidRDefault="006B02E9">
      <w:pPr>
        <w:pStyle w:val="a4"/>
        <w:rPr>
          <w:lang w:eastAsia="zh-CN"/>
        </w:rPr>
      </w:pPr>
      <w:r>
        <w:rPr>
          <w:rStyle w:val="af7"/>
        </w:rPr>
        <w:t>Should be deleted from the template.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0B0D17" w15:done="0"/>
  <w15:commentEx w15:paraId="03A825E5" w15:done="0"/>
  <w15:commentEx w15:paraId="197F5A1B" w15:done="0"/>
  <w15:commentEx w15:paraId="6D641D4D" w15:done="0"/>
  <w15:commentEx w15:paraId="0D1C4646" w15:done="0"/>
  <w15:commentEx w15:paraId="72EB7D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0B0D17" w16cid:durableId="207FFC73"/>
  <w16cid:commentId w16cid:paraId="03A825E5" w16cid:durableId="207FFC74"/>
  <w16cid:commentId w16cid:paraId="197F5A1B" w16cid:durableId="207FFC75"/>
  <w16cid:commentId w16cid:paraId="6D641D4D" w16cid:durableId="207FFC76"/>
  <w16cid:commentId w16cid:paraId="0D1C4646" w16cid:durableId="207FFC77"/>
  <w16cid:commentId w16cid:paraId="72EB7D55" w16cid:durableId="207FFC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7C7126" w:rsidRDefault="006B02E9">
      <w:r>
        <w:separator/>
      </w:r>
    </w:p>
  </w:endnote>
  <w:endnote w:type="continuationSeparator" w:id="0">
    <w:p w14:paraId="47BFD8C6" w14:textId="77777777" w:rsidR="007C7126" w:rsidRDefault="006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D11B08" w:rsidRDefault="00D11B0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D11B08" w:rsidRDefault="00D11B0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7C7126" w:rsidRDefault="006B02E9">
      <w:r>
        <w:separator/>
      </w:r>
    </w:p>
  </w:footnote>
  <w:footnote w:type="continuationSeparator" w:id="0">
    <w:p w14:paraId="4B8EFD27" w14:textId="77777777" w:rsidR="007C7126" w:rsidRDefault="006B0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Rui">
    <w15:presenceInfo w15:providerId="None" w15:userId="Zhang Rui"/>
  </w15:person>
  <w15:person w15:author="Pedro Miguel Mestre Alves Da Silva">
    <w15:presenceInfo w15:providerId="None" w15:userId="Pedro Miguel Mestre Alves Da Sil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73B4"/>
    <w:rsid w:val="0005017D"/>
    <w:rsid w:val="000520C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B572B"/>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33C2"/>
    <w:rsid w:val="00323B62"/>
    <w:rsid w:val="003304EF"/>
    <w:rsid w:val="00331948"/>
    <w:rsid w:val="0033377D"/>
    <w:rsid w:val="00337376"/>
    <w:rsid w:val="003445EE"/>
    <w:rsid w:val="003467E5"/>
    <w:rsid w:val="003539AE"/>
    <w:rsid w:val="00354D24"/>
    <w:rsid w:val="00360521"/>
    <w:rsid w:val="00366119"/>
    <w:rsid w:val="00373D6D"/>
    <w:rsid w:val="00384F0D"/>
    <w:rsid w:val="00390BD8"/>
    <w:rsid w:val="00392BAD"/>
    <w:rsid w:val="003B56E8"/>
    <w:rsid w:val="003C1248"/>
    <w:rsid w:val="003C1690"/>
    <w:rsid w:val="003C22AB"/>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61AE1"/>
    <w:rsid w:val="00471174"/>
    <w:rsid w:val="00474F05"/>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612"/>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C58CC"/>
    <w:rsid w:val="005D179A"/>
    <w:rsid w:val="005D24C0"/>
    <w:rsid w:val="005D779A"/>
    <w:rsid w:val="005F1616"/>
    <w:rsid w:val="005F519D"/>
    <w:rsid w:val="00614BE5"/>
    <w:rsid w:val="00616B62"/>
    <w:rsid w:val="00616ED1"/>
    <w:rsid w:val="00617464"/>
    <w:rsid w:val="006223B1"/>
    <w:rsid w:val="00622419"/>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D189A"/>
    <w:rsid w:val="006D6109"/>
    <w:rsid w:val="006D6829"/>
    <w:rsid w:val="006D6CDE"/>
    <w:rsid w:val="006E2B53"/>
    <w:rsid w:val="006E3172"/>
    <w:rsid w:val="00710B2A"/>
    <w:rsid w:val="00715EC9"/>
    <w:rsid w:val="007168BC"/>
    <w:rsid w:val="0071693B"/>
    <w:rsid w:val="007203E0"/>
    <w:rsid w:val="007225A4"/>
    <w:rsid w:val="00727A1B"/>
    <w:rsid w:val="007336CE"/>
    <w:rsid w:val="007365F8"/>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B40C0"/>
    <w:rsid w:val="007B4E8D"/>
    <w:rsid w:val="007C5AB7"/>
    <w:rsid w:val="007C7126"/>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76704"/>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6AA0"/>
    <w:rsid w:val="00A206D0"/>
    <w:rsid w:val="00A21012"/>
    <w:rsid w:val="00A24C77"/>
    <w:rsid w:val="00A27177"/>
    <w:rsid w:val="00A5087E"/>
    <w:rsid w:val="00A55605"/>
    <w:rsid w:val="00A61FC1"/>
    <w:rsid w:val="00A624EA"/>
    <w:rsid w:val="00A700F0"/>
    <w:rsid w:val="00A70BFF"/>
    <w:rsid w:val="00A834B0"/>
    <w:rsid w:val="00A83C1C"/>
    <w:rsid w:val="00A851DD"/>
    <w:rsid w:val="00A862D0"/>
    <w:rsid w:val="00A91B6A"/>
    <w:rsid w:val="00A926C7"/>
    <w:rsid w:val="00A97104"/>
    <w:rsid w:val="00AB6E1D"/>
    <w:rsid w:val="00AB72CF"/>
    <w:rsid w:val="00AC401B"/>
    <w:rsid w:val="00AC5383"/>
    <w:rsid w:val="00AD0F3B"/>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A66E6"/>
    <w:rsid w:val="00BB1A39"/>
    <w:rsid w:val="00BB6280"/>
    <w:rsid w:val="00BC41B2"/>
    <w:rsid w:val="00BC7931"/>
    <w:rsid w:val="00BD1D42"/>
    <w:rsid w:val="00BD3569"/>
    <w:rsid w:val="00BE20D2"/>
    <w:rsid w:val="00BF2FC4"/>
    <w:rsid w:val="00C129D9"/>
    <w:rsid w:val="00C12A66"/>
    <w:rsid w:val="00C3700C"/>
    <w:rsid w:val="00C40474"/>
    <w:rsid w:val="00C4087A"/>
    <w:rsid w:val="00C40B69"/>
    <w:rsid w:val="00C438B0"/>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11B08"/>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3C29"/>
    <w:rsid w:val="00F06DA0"/>
    <w:rsid w:val="00F133D8"/>
    <w:rsid w:val="00F1603C"/>
    <w:rsid w:val="00F224DE"/>
    <w:rsid w:val="00F23CEB"/>
    <w:rsid w:val="00F27535"/>
    <w:rsid w:val="00F27D63"/>
    <w:rsid w:val="00F40687"/>
    <w:rsid w:val="00F41AB8"/>
    <w:rsid w:val="00F42696"/>
    <w:rsid w:val="00F5141A"/>
    <w:rsid w:val="00F5758E"/>
    <w:rsid w:val="00F57E26"/>
    <w:rsid w:val="00F57FD9"/>
    <w:rsid w:val="00F60718"/>
    <w:rsid w:val="00F70EC3"/>
    <w:rsid w:val="00F73361"/>
    <w:rsid w:val="00F81CDC"/>
    <w:rsid w:val="00F833FD"/>
    <w:rsid w:val="00F902DB"/>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hdphoto" Target="media/hdphoto1.wdp"/><Relationship Id="rId47" Type="http://schemas.microsoft.com/office/2007/relationships/hdphoto" Target="media/hdphoto2.wdp"/><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6/09/relationships/commentsIds" Target="commentsIds.xml"/><Relationship Id="rId53" Type="http://schemas.microsoft.com/office/2007/relationships/hdphoto" Target="media/hdphoto5.wdp"/><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hdphoto" Target="media/hdphoto3.wdp"/><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commentsExtended" Target="commentsExtended.xm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omments" Target="comments.xml"/><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microsoft.com/office/2007/relationships/hdphoto" Target="media/hdphoto4.wdp"/><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75</Pages>
  <Words>14185</Words>
  <Characters>80858</Characters>
  <Application>Microsoft Office Word</Application>
  <DocSecurity>0</DocSecurity>
  <Lines>673</Lines>
  <Paragraphs>189</Paragraphs>
  <ScaleCrop>false</ScaleCrop>
  <Company>University of Oregon</Company>
  <LinksUpToDate>false</LinksUpToDate>
  <CharactersWithSpaces>94854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87</cp:revision>
  <cp:lastPrinted>2019-04-08T08:08:00Z</cp:lastPrinted>
  <dcterms:created xsi:type="dcterms:W3CDTF">2019-04-03T17:53:00Z</dcterms:created>
  <dcterms:modified xsi:type="dcterms:W3CDTF">2019-05-10T11:32:00Z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